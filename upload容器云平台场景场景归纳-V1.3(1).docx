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val="0"/>
        <w:kinsoku/>
        <w:wordWrap/>
        <w:overflowPunct/>
        <w:topLinePunct w:val="0"/>
        <w:bidi w:val="0"/>
        <w:snapToGrid/>
        <w:spacing w:line="240" w:lineRule="auto"/>
        <w:jc w:val="center"/>
        <w:textAlignment w:val="auto"/>
        <w:rPr>
          <w:rFonts w:hint="eastAsia" w:ascii="黑体" w:hAnsi="黑体" w:eastAsia="黑体" w:cs="黑体"/>
          <w:b/>
          <w:bCs/>
          <w:sz w:val="52"/>
          <w:szCs w:val="72"/>
          <w:lang w:val="en-US" w:eastAsia="zh-CN"/>
        </w:rPr>
      </w:pPr>
      <w:r>
        <w:rPr>
          <w:rFonts w:hint="eastAsia" w:ascii="黑体" w:hAnsi="黑体" w:eastAsia="黑体" w:cs="黑体"/>
          <w:b/>
          <w:bCs/>
          <w:sz w:val="52"/>
          <w:szCs w:val="72"/>
        </w:rPr>
        <w:t>容器云平台</w:t>
      </w:r>
      <w:r>
        <w:rPr>
          <w:rFonts w:hint="eastAsia" w:ascii="黑体" w:hAnsi="黑体" w:eastAsia="黑体" w:cs="黑体"/>
          <w:b/>
          <w:bCs/>
          <w:sz w:val="52"/>
          <w:szCs w:val="72"/>
          <w:lang w:val="en-US" w:eastAsia="zh-CN"/>
        </w:rPr>
        <w:t>用户</w:t>
      </w:r>
      <w:r>
        <w:rPr>
          <w:rFonts w:hint="eastAsia" w:ascii="黑体" w:hAnsi="黑体" w:eastAsia="黑体" w:cs="黑体"/>
          <w:b/>
          <w:bCs/>
          <w:sz w:val="52"/>
          <w:szCs w:val="72"/>
        </w:rPr>
        <w:t>场景</w:t>
      </w:r>
      <w:r>
        <w:rPr>
          <w:rFonts w:hint="eastAsia" w:ascii="黑体" w:hAnsi="黑体" w:eastAsia="黑体" w:cs="黑体"/>
          <w:b/>
          <w:bCs/>
          <w:sz w:val="52"/>
          <w:szCs w:val="72"/>
          <w:lang w:val="en-US" w:eastAsia="zh-CN"/>
        </w:rPr>
        <w:t>说明</w:t>
      </w:r>
    </w:p>
    <w:p>
      <w:pPr>
        <w:spacing w:before="0" w:beforeLines="0" w:after="0" w:afterLines="0" w:line="240" w:lineRule="auto"/>
        <w:ind w:left="0" w:leftChars="0" w:right="0" w:rightChars="0" w:firstLine="0" w:firstLineChars="0"/>
        <w:jc w:val="both"/>
        <w:rPr>
          <w:rFonts w:hint="default" w:ascii="黑体" w:hAnsi="黑体" w:eastAsia="黑体" w:cs="黑体"/>
          <w:bCs/>
          <w:szCs w:val="72"/>
          <w:lang w:val="en-US" w:eastAsia="zh-CN"/>
        </w:rPr>
      </w:pPr>
    </w:p>
    <w:p>
      <w:pPr>
        <w:spacing w:before="0" w:beforeLines="0" w:after="0" w:afterLines="0" w:line="240" w:lineRule="auto"/>
        <w:ind w:left="0" w:leftChars="0" w:right="0" w:rightChars="0" w:firstLine="0" w:firstLineChars="0"/>
        <w:jc w:val="center"/>
        <w:outlineLvl w:val="0"/>
      </w:pPr>
      <w:bookmarkStart w:id="0" w:name="_Toc21154"/>
      <w:bookmarkStart w:id="1" w:name="_Toc15742"/>
      <w:bookmarkStart w:id="2" w:name="_Toc23615"/>
      <w:r>
        <w:rPr>
          <w:rFonts w:ascii="宋体" w:hAnsi="宋体" w:eastAsia="宋体"/>
          <w:sz w:val="21"/>
        </w:rPr>
        <w:t>目录</w:t>
      </w:r>
      <w:bookmarkEnd w:id="0"/>
      <w:bookmarkEnd w:id="1"/>
      <w:bookmarkEnd w:id="2"/>
    </w:p>
    <w:p>
      <w:pPr>
        <w:pStyle w:val="11"/>
        <w:tabs>
          <w:tab w:val="right" w:leader="dot" w:pos="8726"/>
        </w:tabs>
      </w:pPr>
      <w:r>
        <w:rPr>
          <w:rFonts w:hint="eastAsia" w:ascii="黑体" w:hAnsi="黑体" w:eastAsia="黑体" w:cs="黑体"/>
          <w:b/>
          <w:bCs/>
          <w:sz w:val="52"/>
          <w:szCs w:val="72"/>
          <w:lang w:val="en-US" w:eastAsia="zh-CN"/>
        </w:rPr>
        <w:fldChar w:fldCharType="begin"/>
      </w:r>
      <w:r>
        <w:rPr>
          <w:rFonts w:hint="eastAsia" w:ascii="黑体" w:hAnsi="黑体" w:eastAsia="黑体" w:cs="黑体"/>
          <w:b/>
          <w:bCs/>
          <w:sz w:val="52"/>
          <w:szCs w:val="72"/>
          <w:lang w:val="en-US" w:eastAsia="zh-CN"/>
        </w:rPr>
        <w:instrText xml:space="preserve">TOC \o "1-2" \h \u </w:instrText>
      </w:r>
      <w:r>
        <w:rPr>
          <w:rFonts w:hint="eastAsia" w:ascii="黑体" w:hAnsi="黑体" w:eastAsia="黑体" w:cs="黑体"/>
          <w:b/>
          <w:bCs/>
          <w:sz w:val="52"/>
          <w:szCs w:val="72"/>
          <w:lang w:val="en-US" w:eastAsia="zh-CN"/>
        </w:rPr>
        <w:fldChar w:fldCharType="separate"/>
      </w: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_Toc21154 </w:instrText>
      </w:r>
      <w:r>
        <w:rPr>
          <w:rFonts w:hint="eastAsia" w:ascii="黑体" w:hAnsi="黑体" w:eastAsia="黑体" w:cs="黑体"/>
          <w:bCs/>
          <w:szCs w:val="72"/>
          <w:lang w:val="en-US" w:eastAsia="zh-CN"/>
        </w:rPr>
        <w:fldChar w:fldCharType="separate"/>
      </w:r>
      <w:r>
        <w:rPr>
          <w:rFonts w:ascii="宋体" w:hAnsi="宋体" w:eastAsia="宋体"/>
        </w:rPr>
        <w:t>目录</w:t>
      </w:r>
      <w:r>
        <w:tab/>
      </w:r>
      <w:r>
        <w:fldChar w:fldCharType="begin"/>
      </w:r>
      <w:r>
        <w:instrText xml:space="preserve"> PAGEREF _Toc21154 </w:instrText>
      </w:r>
      <w:r>
        <w:fldChar w:fldCharType="separate"/>
      </w:r>
      <w:r>
        <w:t>1</w:t>
      </w:r>
      <w:r>
        <w:fldChar w:fldCharType="end"/>
      </w:r>
      <w:r>
        <w:rPr>
          <w:rFonts w:hint="eastAsia" w:ascii="黑体" w:hAnsi="黑体" w:eastAsia="黑体" w:cs="黑体"/>
          <w:bCs/>
          <w:szCs w:val="72"/>
          <w:lang w:val="en-US" w:eastAsia="zh-CN"/>
        </w:rPr>
        <w:fldChar w:fldCharType="end"/>
      </w:r>
    </w:p>
    <w:p>
      <w:pPr>
        <w:pStyle w:val="11"/>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_Toc6782 </w:instrText>
      </w:r>
      <w:r>
        <w:rPr>
          <w:rFonts w:hint="eastAsia" w:ascii="黑体" w:hAnsi="黑体" w:eastAsia="黑体" w:cs="黑体"/>
          <w:bCs/>
          <w:szCs w:val="72"/>
          <w:lang w:val="en-US" w:eastAsia="zh-CN"/>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_Toc6782 </w:instrText>
      </w:r>
      <w:r>
        <w:fldChar w:fldCharType="separate"/>
      </w:r>
      <w:r>
        <w:t>2</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_Toc10241 </w:instrText>
      </w:r>
      <w:r>
        <w:rPr>
          <w:rFonts w:hint="eastAsia" w:ascii="黑体" w:hAnsi="黑体" w:eastAsia="黑体" w:cs="黑体"/>
          <w:bCs/>
          <w:szCs w:val="72"/>
          <w:lang w:val="en-US" w:eastAsia="zh-CN"/>
        </w:rPr>
        <w:fldChar w:fldCharType="separate"/>
      </w:r>
      <w:r>
        <w:rPr>
          <w:rFonts w:hint="default"/>
          <w:lang w:val="en-US" w:eastAsia="zh-CN"/>
        </w:rPr>
        <w:t xml:space="preserve">1.1. </w:t>
      </w:r>
      <w:r>
        <w:rPr>
          <w:rFonts w:hint="eastAsia"/>
          <w:lang w:val="en-US" w:eastAsia="zh-CN"/>
        </w:rPr>
        <w:t>目的</w:t>
      </w:r>
      <w:r>
        <w:tab/>
      </w:r>
      <w:r>
        <w:fldChar w:fldCharType="begin"/>
      </w:r>
      <w:r>
        <w:instrText xml:space="preserve"> PAGEREF _Toc10241 </w:instrText>
      </w:r>
      <w:r>
        <w:fldChar w:fldCharType="separate"/>
      </w:r>
      <w:r>
        <w:t>2</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_Toc31715 </w:instrText>
      </w:r>
      <w:r>
        <w:rPr>
          <w:rFonts w:hint="eastAsia" w:ascii="黑体" w:hAnsi="黑体" w:eastAsia="黑体" w:cs="黑体"/>
          <w:bCs/>
          <w:szCs w:val="72"/>
          <w:lang w:val="en-US" w:eastAsia="zh-CN"/>
        </w:rPr>
        <w:fldChar w:fldCharType="separate"/>
      </w:r>
      <w:r>
        <w:rPr>
          <w:rFonts w:hint="default"/>
          <w:lang w:val="en-US" w:eastAsia="zh-CN"/>
        </w:rPr>
        <w:t xml:space="preserve">1.2. </w:t>
      </w:r>
      <w:r>
        <w:rPr>
          <w:rFonts w:hint="eastAsia"/>
          <w:lang w:val="en-US" w:eastAsia="zh-CN"/>
        </w:rPr>
        <w:t>范围</w:t>
      </w:r>
      <w:r>
        <w:tab/>
      </w:r>
      <w:r>
        <w:fldChar w:fldCharType="begin"/>
      </w:r>
      <w:r>
        <w:instrText xml:space="preserve"> PAGEREF _Toc31715 </w:instrText>
      </w:r>
      <w:r>
        <w:fldChar w:fldCharType="separate"/>
      </w:r>
      <w:r>
        <w:t>2</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_Toc18413 </w:instrText>
      </w:r>
      <w:r>
        <w:rPr>
          <w:rFonts w:hint="eastAsia" w:ascii="黑体" w:hAnsi="黑体" w:eastAsia="黑体" w:cs="黑体"/>
          <w:bCs/>
          <w:szCs w:val="72"/>
          <w:lang w:val="en-US" w:eastAsia="zh-CN"/>
        </w:rPr>
        <w:fldChar w:fldCharType="separate"/>
      </w:r>
      <w:r>
        <w:rPr>
          <w:rFonts w:hint="default"/>
          <w:lang w:val="en-US" w:eastAsia="zh-CN"/>
        </w:rPr>
        <w:t xml:space="preserve">1.3. </w:t>
      </w:r>
      <w:r>
        <w:rPr>
          <w:rFonts w:hint="eastAsia"/>
          <w:lang w:val="en-US" w:eastAsia="zh-CN"/>
        </w:rPr>
        <w:t>名词解析</w:t>
      </w:r>
      <w:r>
        <w:tab/>
      </w:r>
      <w:r>
        <w:fldChar w:fldCharType="begin"/>
      </w:r>
      <w:r>
        <w:instrText xml:space="preserve"> PAGEREF _Toc18413 </w:instrText>
      </w:r>
      <w:r>
        <w:fldChar w:fldCharType="separate"/>
      </w:r>
      <w:r>
        <w:t>2</w:t>
      </w:r>
      <w:r>
        <w:fldChar w:fldCharType="end"/>
      </w:r>
      <w:r>
        <w:rPr>
          <w:rFonts w:hint="eastAsia" w:ascii="黑体" w:hAnsi="黑体" w:eastAsia="黑体" w:cs="黑体"/>
          <w:bCs/>
          <w:szCs w:val="72"/>
          <w:lang w:val="en-US" w:eastAsia="zh-CN"/>
        </w:rPr>
        <w:fldChar w:fldCharType="end"/>
      </w:r>
    </w:p>
    <w:p>
      <w:pPr>
        <w:pStyle w:val="11"/>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_Toc5614 </w:instrText>
      </w:r>
      <w:r>
        <w:rPr>
          <w:rFonts w:hint="eastAsia" w:ascii="黑体" w:hAnsi="黑体" w:eastAsia="黑体" w:cs="黑体"/>
          <w:bCs/>
          <w:szCs w:val="72"/>
          <w:lang w:val="en-US" w:eastAsia="zh-CN"/>
        </w:rPr>
        <w:fldChar w:fldCharType="separate"/>
      </w:r>
      <w:r>
        <w:rPr>
          <w:rFonts w:hint="default"/>
          <w:lang w:val="en-US" w:eastAsia="zh-CN"/>
        </w:rPr>
        <w:t xml:space="preserve">2. </w:t>
      </w:r>
      <w:r>
        <w:rPr>
          <w:rFonts w:hint="eastAsia"/>
          <w:lang w:val="en-US" w:eastAsia="zh-CN"/>
        </w:rPr>
        <w:t>用户角色</w:t>
      </w:r>
      <w:r>
        <w:tab/>
      </w:r>
      <w:r>
        <w:fldChar w:fldCharType="begin"/>
      </w:r>
      <w:r>
        <w:instrText xml:space="preserve"> PAGEREF _Toc5614 </w:instrText>
      </w:r>
      <w:r>
        <w:fldChar w:fldCharType="separate"/>
      </w:r>
      <w:r>
        <w:t>2</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_Toc14848 </w:instrText>
      </w:r>
      <w:r>
        <w:rPr>
          <w:rFonts w:hint="eastAsia" w:ascii="黑体" w:hAnsi="黑体" w:eastAsia="黑体" w:cs="黑体"/>
          <w:bCs/>
          <w:szCs w:val="72"/>
          <w:lang w:val="en-US" w:eastAsia="zh-CN"/>
        </w:rPr>
        <w:fldChar w:fldCharType="separate"/>
      </w:r>
      <w:r>
        <w:rPr>
          <w:rFonts w:hint="default"/>
          <w:lang w:val="en-US" w:eastAsia="zh-CN"/>
        </w:rPr>
        <w:t xml:space="preserve">2.1. </w:t>
      </w:r>
      <w:r>
        <w:rPr>
          <w:rFonts w:hint="eastAsia"/>
          <w:lang w:val="en-US" w:eastAsia="zh-CN"/>
        </w:rPr>
        <w:t>系统管理员</w:t>
      </w:r>
      <w:r>
        <w:tab/>
      </w:r>
      <w:r>
        <w:fldChar w:fldCharType="begin"/>
      </w:r>
      <w:r>
        <w:instrText xml:space="preserve"> PAGEREF _Toc14848 </w:instrText>
      </w:r>
      <w:r>
        <w:fldChar w:fldCharType="separate"/>
      </w:r>
      <w:r>
        <w:t>2</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_Toc30266 </w:instrText>
      </w:r>
      <w:r>
        <w:rPr>
          <w:rFonts w:hint="eastAsia" w:ascii="黑体" w:hAnsi="黑体" w:eastAsia="黑体" w:cs="黑体"/>
          <w:bCs/>
          <w:szCs w:val="72"/>
          <w:lang w:val="en-US" w:eastAsia="zh-CN"/>
        </w:rPr>
        <w:fldChar w:fldCharType="separate"/>
      </w:r>
      <w:r>
        <w:rPr>
          <w:rFonts w:hint="default"/>
          <w:lang w:val="en-US" w:eastAsia="zh-CN"/>
        </w:rPr>
        <w:t xml:space="preserve">2.2. </w:t>
      </w:r>
      <w:r>
        <w:rPr>
          <w:rFonts w:hint="eastAsia"/>
          <w:lang w:val="en-US" w:eastAsia="zh-CN"/>
        </w:rPr>
        <w:t>项目群管理员</w:t>
      </w:r>
      <w:r>
        <w:tab/>
      </w:r>
      <w:r>
        <w:fldChar w:fldCharType="begin"/>
      </w:r>
      <w:r>
        <w:instrText xml:space="preserve"> PAGEREF _Toc30266 </w:instrText>
      </w:r>
      <w:r>
        <w:fldChar w:fldCharType="separate"/>
      </w:r>
      <w:r>
        <w:t>2</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_Toc4138 </w:instrText>
      </w:r>
      <w:r>
        <w:rPr>
          <w:rFonts w:hint="eastAsia" w:ascii="黑体" w:hAnsi="黑体" w:eastAsia="黑体" w:cs="黑体"/>
          <w:bCs/>
          <w:szCs w:val="72"/>
          <w:lang w:val="en-US" w:eastAsia="zh-CN"/>
        </w:rPr>
        <w:fldChar w:fldCharType="separate"/>
      </w:r>
      <w:r>
        <w:rPr>
          <w:rFonts w:hint="default"/>
          <w:lang w:val="en-US" w:eastAsia="zh-CN"/>
        </w:rPr>
        <w:t xml:space="preserve">2.3. </w:t>
      </w:r>
      <w:r>
        <w:rPr>
          <w:rFonts w:hint="eastAsia"/>
          <w:lang w:val="en-US" w:eastAsia="zh-CN"/>
        </w:rPr>
        <w:t>应用管理员</w:t>
      </w:r>
      <w:r>
        <w:tab/>
      </w:r>
      <w:r>
        <w:fldChar w:fldCharType="begin"/>
      </w:r>
      <w:r>
        <w:instrText xml:space="preserve"> PAGEREF _Toc4138 </w:instrText>
      </w:r>
      <w:r>
        <w:fldChar w:fldCharType="separate"/>
      </w:r>
      <w:r>
        <w:t>3</w:t>
      </w:r>
      <w:r>
        <w:fldChar w:fldCharType="end"/>
      </w:r>
      <w:r>
        <w:rPr>
          <w:rFonts w:hint="eastAsia" w:ascii="黑体" w:hAnsi="黑体" w:eastAsia="黑体" w:cs="黑体"/>
          <w:bCs/>
          <w:szCs w:val="72"/>
          <w:lang w:val="en-US" w:eastAsia="zh-CN"/>
        </w:rPr>
        <w:fldChar w:fldCharType="end"/>
      </w:r>
    </w:p>
    <w:p>
      <w:pPr>
        <w:pStyle w:val="11"/>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_Toc16053 </w:instrText>
      </w:r>
      <w:r>
        <w:rPr>
          <w:rFonts w:hint="eastAsia" w:ascii="黑体" w:hAnsi="黑体" w:eastAsia="黑体" w:cs="黑体"/>
          <w:bCs/>
          <w:szCs w:val="72"/>
          <w:lang w:val="en-US" w:eastAsia="zh-CN"/>
        </w:rPr>
        <w:fldChar w:fldCharType="separate"/>
      </w:r>
      <w:r>
        <w:rPr>
          <w:rFonts w:hint="default"/>
          <w:lang w:val="en-US" w:eastAsia="zh-CN"/>
        </w:rPr>
        <w:t xml:space="preserve">3. </w:t>
      </w:r>
      <w:r>
        <w:rPr>
          <w:rFonts w:hint="eastAsia"/>
          <w:lang w:val="en-US" w:eastAsia="zh-CN"/>
        </w:rPr>
        <w:t>系统上下文</w:t>
      </w:r>
      <w:r>
        <w:tab/>
      </w:r>
      <w:r>
        <w:fldChar w:fldCharType="begin"/>
      </w:r>
      <w:r>
        <w:instrText xml:space="preserve"> PAGEREF _Toc16053 </w:instrText>
      </w:r>
      <w:r>
        <w:fldChar w:fldCharType="separate"/>
      </w:r>
      <w:r>
        <w:t>3</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_Toc17777 </w:instrText>
      </w:r>
      <w:r>
        <w:rPr>
          <w:rFonts w:hint="eastAsia" w:ascii="黑体" w:hAnsi="黑体" w:eastAsia="黑体" w:cs="黑体"/>
          <w:bCs/>
          <w:szCs w:val="72"/>
          <w:lang w:val="en-US" w:eastAsia="zh-CN"/>
        </w:rPr>
        <w:fldChar w:fldCharType="separate"/>
      </w:r>
      <w:r>
        <w:rPr>
          <w:rFonts w:hint="default"/>
          <w:lang w:val="en-US" w:eastAsia="zh-CN"/>
        </w:rPr>
        <w:t xml:space="preserve">3.1. </w:t>
      </w:r>
      <w:r>
        <w:rPr>
          <w:rFonts w:hint="eastAsia"/>
          <w:lang w:val="en-US" w:eastAsia="zh-CN"/>
        </w:rPr>
        <w:t>总体介绍</w:t>
      </w:r>
      <w:r>
        <w:tab/>
      </w:r>
      <w:r>
        <w:fldChar w:fldCharType="begin"/>
      </w:r>
      <w:r>
        <w:instrText xml:space="preserve"> PAGEREF _Toc17777 </w:instrText>
      </w:r>
      <w:r>
        <w:fldChar w:fldCharType="separate"/>
      </w:r>
      <w:r>
        <w:t>3</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_Toc9171 </w:instrText>
      </w:r>
      <w:r>
        <w:rPr>
          <w:rFonts w:hint="eastAsia" w:ascii="黑体" w:hAnsi="黑体" w:eastAsia="黑体" w:cs="黑体"/>
          <w:bCs/>
          <w:szCs w:val="72"/>
          <w:lang w:val="en-US" w:eastAsia="zh-CN"/>
        </w:rPr>
        <w:fldChar w:fldCharType="separate"/>
      </w:r>
      <w:r>
        <w:rPr>
          <w:rFonts w:hint="default"/>
          <w:lang w:val="en-US" w:eastAsia="zh-CN"/>
        </w:rPr>
        <w:t xml:space="preserve">3.2. </w:t>
      </w:r>
      <w:r>
        <w:rPr>
          <w:rFonts w:hint="eastAsia"/>
          <w:lang w:val="en-US" w:eastAsia="zh-CN"/>
        </w:rPr>
        <w:t>对接系统职责</w:t>
      </w:r>
      <w:r>
        <w:tab/>
      </w:r>
      <w:r>
        <w:fldChar w:fldCharType="begin"/>
      </w:r>
      <w:r>
        <w:instrText xml:space="preserve"> PAGEREF _Toc9171 </w:instrText>
      </w:r>
      <w:r>
        <w:fldChar w:fldCharType="separate"/>
      </w:r>
      <w:r>
        <w:t>4</w:t>
      </w:r>
      <w:r>
        <w:fldChar w:fldCharType="end"/>
      </w:r>
      <w:r>
        <w:rPr>
          <w:rFonts w:hint="eastAsia" w:ascii="黑体" w:hAnsi="黑体" w:eastAsia="黑体" w:cs="黑体"/>
          <w:bCs/>
          <w:szCs w:val="72"/>
          <w:lang w:val="en-US" w:eastAsia="zh-CN"/>
        </w:rPr>
        <w:fldChar w:fldCharType="end"/>
      </w:r>
    </w:p>
    <w:p>
      <w:pPr>
        <w:pStyle w:val="11"/>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_Toc29664 </w:instrText>
      </w:r>
      <w:r>
        <w:rPr>
          <w:rFonts w:hint="eastAsia" w:ascii="黑体" w:hAnsi="黑体" w:eastAsia="黑体" w:cs="黑体"/>
          <w:bCs/>
          <w:szCs w:val="72"/>
          <w:lang w:val="en-US" w:eastAsia="zh-CN"/>
        </w:rPr>
        <w:fldChar w:fldCharType="separate"/>
      </w:r>
      <w:r>
        <w:rPr>
          <w:rFonts w:hint="default"/>
          <w:bCs w:val="0"/>
          <w:lang w:val="en-US" w:eastAsia="zh-CN"/>
        </w:rPr>
        <w:t xml:space="preserve">4. </w:t>
      </w:r>
      <w:r>
        <w:rPr>
          <w:rFonts w:hint="eastAsia"/>
          <w:bCs w:val="0"/>
          <w:lang w:val="en-US" w:eastAsia="zh-CN"/>
        </w:rPr>
        <w:t>项目</w:t>
      </w:r>
      <w:r>
        <w:rPr>
          <w:rFonts w:hint="default"/>
          <w:bCs w:val="0"/>
          <w:lang w:eastAsia="zh-CN"/>
        </w:rPr>
        <w:t>标准流程</w:t>
      </w:r>
      <w:r>
        <w:rPr>
          <w:rFonts w:hint="eastAsia"/>
          <w:bCs w:val="0"/>
          <w:lang w:val="en-US" w:eastAsia="zh-CN"/>
        </w:rPr>
        <w:t>场景</w:t>
      </w:r>
      <w:r>
        <w:tab/>
      </w:r>
      <w:r>
        <w:fldChar w:fldCharType="begin"/>
      </w:r>
      <w:r>
        <w:instrText xml:space="preserve"> PAGEREF _Toc29664 </w:instrText>
      </w:r>
      <w:r>
        <w:fldChar w:fldCharType="separate"/>
      </w:r>
      <w:r>
        <w:t>5</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_Toc14668 </w:instrText>
      </w:r>
      <w:r>
        <w:rPr>
          <w:rFonts w:hint="eastAsia" w:ascii="黑体" w:hAnsi="黑体" w:eastAsia="黑体" w:cs="黑体"/>
          <w:bCs/>
          <w:szCs w:val="72"/>
          <w:lang w:val="en-US" w:eastAsia="zh-CN"/>
        </w:rPr>
        <w:fldChar w:fldCharType="separate"/>
      </w:r>
      <w:r>
        <w:rPr>
          <w:rFonts w:hint="default"/>
          <w:lang w:val="en-US" w:eastAsia="zh-CN"/>
        </w:rPr>
        <w:t xml:space="preserve">4.1. </w:t>
      </w:r>
      <w:r>
        <w:rPr>
          <w:rFonts w:hint="eastAsia"/>
          <w:lang w:val="en-US" w:eastAsia="zh-CN"/>
        </w:rPr>
        <w:t>项目申请</w:t>
      </w:r>
      <w:r>
        <w:tab/>
      </w:r>
      <w:r>
        <w:fldChar w:fldCharType="begin"/>
      </w:r>
      <w:r>
        <w:instrText xml:space="preserve"> PAGEREF _Toc14668 </w:instrText>
      </w:r>
      <w:r>
        <w:fldChar w:fldCharType="separate"/>
      </w:r>
      <w:r>
        <w:t>5</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_Toc8892 </w:instrText>
      </w:r>
      <w:r>
        <w:rPr>
          <w:rFonts w:hint="eastAsia" w:ascii="黑体" w:hAnsi="黑体" w:eastAsia="黑体" w:cs="黑体"/>
          <w:bCs/>
          <w:szCs w:val="72"/>
          <w:lang w:val="en-US" w:eastAsia="zh-CN"/>
        </w:rPr>
        <w:fldChar w:fldCharType="separate"/>
      </w:r>
      <w:r>
        <w:rPr>
          <w:rFonts w:hint="default"/>
          <w:bCs w:val="0"/>
          <w:lang w:val="en-US" w:eastAsia="zh-CN"/>
        </w:rPr>
        <w:t xml:space="preserve">4.2. </w:t>
      </w:r>
      <w:r>
        <w:rPr>
          <w:rFonts w:hint="eastAsia"/>
          <w:lang w:val="en-US" w:eastAsia="zh-CN"/>
        </w:rPr>
        <w:t>外部服务导入</w:t>
      </w:r>
      <w:r>
        <w:tab/>
      </w:r>
      <w:r>
        <w:fldChar w:fldCharType="begin"/>
      </w:r>
      <w:r>
        <w:instrText xml:space="preserve"> PAGEREF _Toc8892 </w:instrText>
      </w:r>
      <w:r>
        <w:fldChar w:fldCharType="separate"/>
      </w:r>
      <w:r>
        <w:t>8</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_Toc27135 </w:instrText>
      </w:r>
      <w:r>
        <w:rPr>
          <w:rFonts w:hint="eastAsia" w:ascii="黑体" w:hAnsi="黑体" w:eastAsia="黑体" w:cs="黑体"/>
          <w:bCs/>
          <w:szCs w:val="72"/>
          <w:lang w:val="en-US" w:eastAsia="zh-CN"/>
        </w:rPr>
        <w:fldChar w:fldCharType="separate"/>
      </w:r>
      <w:r>
        <w:rPr>
          <w:rFonts w:hint="default"/>
          <w:lang w:val="en-US" w:eastAsia="zh-CN"/>
        </w:rPr>
        <w:t xml:space="preserve">4.3. </w:t>
      </w:r>
      <w:r>
        <w:rPr>
          <w:rFonts w:hint="eastAsia"/>
          <w:lang w:val="en-US" w:eastAsia="zh-CN"/>
        </w:rPr>
        <w:t>网络权限管理</w:t>
      </w:r>
      <w:r>
        <w:tab/>
      </w:r>
      <w:r>
        <w:fldChar w:fldCharType="begin"/>
      </w:r>
      <w:r>
        <w:instrText xml:space="preserve"> PAGEREF _Toc27135 </w:instrText>
      </w:r>
      <w:r>
        <w:fldChar w:fldCharType="separate"/>
      </w:r>
      <w:r>
        <w:t>9</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_Toc14190 </w:instrText>
      </w:r>
      <w:r>
        <w:rPr>
          <w:rFonts w:hint="eastAsia" w:ascii="黑体" w:hAnsi="黑体" w:eastAsia="黑体" w:cs="黑体"/>
          <w:bCs/>
          <w:szCs w:val="72"/>
          <w:lang w:val="en-US" w:eastAsia="zh-CN"/>
        </w:rPr>
        <w:fldChar w:fldCharType="separate"/>
      </w:r>
      <w:r>
        <w:rPr>
          <w:rFonts w:hint="default" w:ascii="新宋体" w:hAnsi="新宋体" w:eastAsia="新宋体" w:cs="新宋体"/>
          <w:bCs/>
          <w:szCs w:val="36"/>
          <w:lang w:val="en-US" w:eastAsia="zh-CN"/>
        </w:rPr>
        <w:t xml:space="preserve">4.4. </w:t>
      </w:r>
      <w:r>
        <w:rPr>
          <w:rFonts w:hint="eastAsia" w:ascii="新宋体" w:hAnsi="新宋体" w:eastAsia="新宋体" w:cs="新宋体"/>
          <w:bCs/>
          <w:szCs w:val="36"/>
          <w:lang w:val="en-US" w:eastAsia="zh-CN"/>
        </w:rPr>
        <w:t>代码持续集成</w:t>
      </w:r>
      <w:r>
        <w:tab/>
      </w:r>
      <w:r>
        <w:fldChar w:fldCharType="begin"/>
      </w:r>
      <w:r>
        <w:instrText xml:space="preserve"> PAGEREF _Toc14190 </w:instrText>
      </w:r>
      <w:r>
        <w:fldChar w:fldCharType="separate"/>
      </w:r>
      <w:r>
        <w:t>10</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_Toc7082 </w:instrText>
      </w:r>
      <w:r>
        <w:rPr>
          <w:rFonts w:hint="eastAsia" w:ascii="黑体" w:hAnsi="黑体" w:eastAsia="黑体" w:cs="黑体"/>
          <w:bCs/>
          <w:szCs w:val="72"/>
          <w:lang w:val="en-US" w:eastAsia="zh-CN"/>
        </w:rPr>
        <w:fldChar w:fldCharType="separate"/>
      </w:r>
      <w:r>
        <w:rPr>
          <w:rFonts w:hint="default" w:ascii="新宋体" w:hAnsi="新宋体" w:eastAsia="新宋体" w:cs="新宋体"/>
          <w:bCs/>
          <w:szCs w:val="36"/>
          <w:lang w:val="en-US" w:eastAsia="zh-CN"/>
        </w:rPr>
        <w:t xml:space="preserve">4.5. </w:t>
      </w:r>
      <w:r>
        <w:rPr>
          <w:rFonts w:hint="eastAsia" w:ascii="新宋体" w:hAnsi="新宋体" w:eastAsia="新宋体" w:cs="新宋体"/>
          <w:bCs/>
          <w:szCs w:val="36"/>
          <w:lang w:val="en-US" w:eastAsia="zh-CN"/>
        </w:rPr>
        <w:t>应用编排</w:t>
      </w:r>
      <w:r>
        <w:tab/>
      </w:r>
      <w:r>
        <w:fldChar w:fldCharType="begin"/>
      </w:r>
      <w:r>
        <w:instrText xml:space="preserve"> PAGEREF _Toc7082 </w:instrText>
      </w:r>
      <w:r>
        <w:fldChar w:fldCharType="separate"/>
      </w:r>
      <w:r>
        <w:t>11</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_Toc9933 </w:instrText>
      </w:r>
      <w:r>
        <w:rPr>
          <w:rFonts w:hint="eastAsia" w:ascii="黑体" w:hAnsi="黑体" w:eastAsia="黑体" w:cs="黑体"/>
          <w:bCs/>
          <w:szCs w:val="72"/>
          <w:lang w:val="en-US" w:eastAsia="zh-CN"/>
        </w:rPr>
        <w:fldChar w:fldCharType="separate"/>
      </w:r>
      <w:r>
        <w:rPr>
          <w:rFonts w:hint="default" w:ascii="新宋体" w:hAnsi="新宋体" w:eastAsia="新宋体" w:cs="新宋体"/>
          <w:bCs/>
          <w:szCs w:val="36"/>
          <w:lang w:val="en-US" w:eastAsia="zh-CN"/>
        </w:rPr>
        <w:t xml:space="preserve">4.6. </w:t>
      </w:r>
      <w:r>
        <w:rPr>
          <w:rFonts w:hint="eastAsia" w:ascii="新宋体" w:hAnsi="新宋体" w:eastAsia="新宋体" w:cs="新宋体"/>
          <w:bCs/>
          <w:szCs w:val="36"/>
          <w:lang w:val="en-US" w:eastAsia="zh-CN"/>
        </w:rPr>
        <w:t>应用持续发布</w:t>
      </w:r>
      <w:r>
        <w:tab/>
      </w:r>
      <w:r>
        <w:fldChar w:fldCharType="begin"/>
      </w:r>
      <w:r>
        <w:instrText xml:space="preserve"> PAGEREF _Toc9933 </w:instrText>
      </w:r>
      <w:r>
        <w:fldChar w:fldCharType="separate"/>
      </w:r>
      <w:r>
        <w:t>12</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_Toc17810 </w:instrText>
      </w:r>
      <w:r>
        <w:rPr>
          <w:rFonts w:hint="eastAsia" w:ascii="黑体" w:hAnsi="黑体" w:eastAsia="黑体" w:cs="黑体"/>
          <w:bCs/>
          <w:szCs w:val="72"/>
          <w:lang w:val="en-US" w:eastAsia="zh-CN"/>
        </w:rPr>
        <w:fldChar w:fldCharType="separate"/>
      </w:r>
      <w:r>
        <w:rPr>
          <w:rFonts w:hint="default"/>
          <w:lang w:val="en-US" w:eastAsia="zh-CN"/>
        </w:rPr>
        <w:t xml:space="preserve">4.7. </w:t>
      </w:r>
      <w:r>
        <w:rPr>
          <w:rFonts w:hint="eastAsia"/>
          <w:lang w:val="en-US" w:eastAsia="zh-CN"/>
        </w:rPr>
        <w:t>开发转测试</w:t>
      </w:r>
      <w:r>
        <w:tab/>
      </w:r>
      <w:r>
        <w:fldChar w:fldCharType="begin"/>
      </w:r>
      <w:r>
        <w:instrText xml:space="preserve"> PAGEREF _Toc17810 </w:instrText>
      </w:r>
      <w:r>
        <w:fldChar w:fldCharType="separate"/>
      </w:r>
      <w:r>
        <w:t>14</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_Toc12714 </w:instrText>
      </w:r>
      <w:r>
        <w:rPr>
          <w:rFonts w:hint="eastAsia" w:ascii="黑体" w:hAnsi="黑体" w:eastAsia="黑体" w:cs="黑体"/>
          <w:bCs/>
          <w:szCs w:val="72"/>
          <w:lang w:val="en-US" w:eastAsia="zh-CN"/>
        </w:rPr>
        <w:fldChar w:fldCharType="separate"/>
      </w:r>
      <w:r>
        <w:rPr>
          <w:rFonts w:hint="default" w:ascii="新宋体" w:hAnsi="新宋体" w:eastAsia="新宋体" w:cs="新宋体"/>
          <w:bCs/>
          <w:szCs w:val="36"/>
          <w:lang w:val="en-US" w:eastAsia="zh-CN"/>
        </w:rPr>
        <w:t xml:space="preserve">4.8. </w:t>
      </w:r>
      <w:r>
        <w:rPr>
          <w:rFonts w:hint="eastAsia" w:ascii="新宋体" w:hAnsi="新宋体" w:eastAsia="新宋体" w:cs="新宋体"/>
          <w:bCs/>
          <w:szCs w:val="36"/>
          <w:lang w:val="en-US" w:eastAsia="zh-CN"/>
        </w:rPr>
        <w:t>开发测试环境部署</w:t>
      </w:r>
      <w:r>
        <w:tab/>
      </w:r>
      <w:r>
        <w:fldChar w:fldCharType="begin"/>
      </w:r>
      <w:r>
        <w:instrText xml:space="preserve"> PAGEREF _Toc12714 </w:instrText>
      </w:r>
      <w:r>
        <w:fldChar w:fldCharType="separate"/>
      </w:r>
      <w:r>
        <w:t>15</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_Toc14682 </w:instrText>
      </w:r>
      <w:r>
        <w:rPr>
          <w:rFonts w:hint="eastAsia" w:ascii="黑体" w:hAnsi="黑体" w:eastAsia="黑体" w:cs="黑体"/>
          <w:bCs/>
          <w:szCs w:val="72"/>
          <w:lang w:val="en-US" w:eastAsia="zh-CN"/>
        </w:rPr>
        <w:fldChar w:fldCharType="separate"/>
      </w:r>
      <w:r>
        <w:rPr>
          <w:rFonts w:hint="default"/>
          <w:lang w:val="en-US" w:eastAsia="zh-CN"/>
        </w:rPr>
        <w:t xml:space="preserve">4.9. </w:t>
      </w:r>
      <w:r>
        <w:rPr>
          <w:rFonts w:hint="eastAsia"/>
          <w:lang w:val="en-US" w:eastAsia="zh-CN"/>
        </w:rPr>
        <w:t>测试转生产</w:t>
      </w:r>
      <w:r>
        <w:tab/>
      </w:r>
      <w:r>
        <w:fldChar w:fldCharType="begin"/>
      </w:r>
      <w:r>
        <w:instrText xml:space="preserve"> PAGEREF _Toc14682 </w:instrText>
      </w:r>
      <w:r>
        <w:fldChar w:fldCharType="separate"/>
      </w:r>
      <w:r>
        <w:t>17</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_Toc3791 </w:instrText>
      </w:r>
      <w:r>
        <w:rPr>
          <w:rFonts w:hint="eastAsia" w:ascii="黑体" w:hAnsi="黑体" w:eastAsia="黑体" w:cs="黑体"/>
          <w:bCs/>
          <w:szCs w:val="72"/>
          <w:lang w:val="en-US" w:eastAsia="zh-CN"/>
        </w:rPr>
        <w:fldChar w:fldCharType="separate"/>
      </w:r>
      <w:r>
        <w:rPr>
          <w:rFonts w:hint="default" w:ascii="新宋体" w:hAnsi="新宋体" w:eastAsia="新宋体" w:cs="新宋体"/>
          <w:bCs/>
          <w:szCs w:val="36"/>
          <w:lang w:val="en-US" w:eastAsia="zh-CN"/>
        </w:rPr>
        <w:t xml:space="preserve">4.10. </w:t>
      </w:r>
      <w:r>
        <w:rPr>
          <w:rFonts w:hint="eastAsia" w:ascii="新宋体" w:hAnsi="新宋体" w:eastAsia="新宋体" w:cs="新宋体"/>
          <w:bCs/>
          <w:szCs w:val="36"/>
          <w:lang w:val="en-US" w:eastAsia="zh-CN"/>
        </w:rPr>
        <w:t>生产环境部署</w:t>
      </w:r>
      <w:r>
        <w:tab/>
      </w:r>
      <w:r>
        <w:fldChar w:fldCharType="begin"/>
      </w:r>
      <w:r>
        <w:instrText xml:space="preserve"> PAGEREF _Toc3791 </w:instrText>
      </w:r>
      <w:r>
        <w:fldChar w:fldCharType="separate"/>
      </w:r>
      <w:r>
        <w:t>18</w:t>
      </w:r>
      <w:r>
        <w:fldChar w:fldCharType="end"/>
      </w:r>
      <w:r>
        <w:rPr>
          <w:rFonts w:hint="eastAsia" w:ascii="黑体" w:hAnsi="黑体" w:eastAsia="黑体" w:cs="黑体"/>
          <w:bCs/>
          <w:szCs w:val="72"/>
          <w:lang w:val="en-US" w:eastAsia="zh-CN"/>
        </w:rPr>
        <w:fldChar w:fldCharType="end"/>
      </w:r>
    </w:p>
    <w:p>
      <w:pPr>
        <w:pStyle w:val="11"/>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_Toc6036 </w:instrText>
      </w:r>
      <w:r>
        <w:rPr>
          <w:rFonts w:hint="eastAsia" w:ascii="黑体" w:hAnsi="黑体" w:eastAsia="黑体" w:cs="黑体"/>
          <w:bCs/>
          <w:szCs w:val="72"/>
          <w:lang w:val="en-US" w:eastAsia="zh-CN"/>
        </w:rPr>
        <w:fldChar w:fldCharType="separate"/>
      </w:r>
      <w:r>
        <w:rPr>
          <w:rFonts w:hint="default"/>
          <w:lang w:val="en-US" w:eastAsia="zh-CN"/>
        </w:rPr>
        <w:t xml:space="preserve">5. </w:t>
      </w:r>
      <w:r>
        <w:rPr>
          <w:rFonts w:hint="default"/>
          <w:lang w:eastAsia="zh-CN"/>
        </w:rPr>
        <w:t>日常管理</w:t>
      </w:r>
      <w:r>
        <w:rPr>
          <w:rFonts w:hint="eastAsia"/>
          <w:lang w:val="en-US" w:eastAsia="zh-CN"/>
        </w:rPr>
        <w:t>场景</w:t>
      </w:r>
      <w:r>
        <w:tab/>
      </w:r>
      <w:r>
        <w:fldChar w:fldCharType="begin"/>
      </w:r>
      <w:r>
        <w:instrText xml:space="preserve"> PAGEREF _Toc6036 </w:instrText>
      </w:r>
      <w:r>
        <w:fldChar w:fldCharType="separate"/>
      </w:r>
      <w:r>
        <w:t>19</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_Toc13769 </w:instrText>
      </w:r>
      <w:r>
        <w:rPr>
          <w:rFonts w:hint="eastAsia" w:ascii="黑体" w:hAnsi="黑体" w:eastAsia="黑体" w:cs="黑体"/>
          <w:bCs/>
          <w:szCs w:val="72"/>
          <w:lang w:val="en-US" w:eastAsia="zh-CN"/>
        </w:rPr>
        <w:fldChar w:fldCharType="separate"/>
      </w:r>
      <w:r>
        <w:rPr>
          <w:rFonts w:hint="default"/>
          <w:lang w:val="en-US" w:eastAsia="zh-CN"/>
        </w:rPr>
        <w:t xml:space="preserve">5.1. </w:t>
      </w:r>
      <w:r>
        <w:rPr>
          <w:rFonts w:hint="eastAsia"/>
          <w:lang w:val="en-US" w:eastAsia="zh-CN"/>
        </w:rPr>
        <w:t>容器平台初始化</w:t>
      </w:r>
      <w:r>
        <w:tab/>
      </w:r>
      <w:r>
        <w:fldChar w:fldCharType="begin"/>
      </w:r>
      <w:r>
        <w:instrText xml:space="preserve"> PAGEREF _Toc13769 </w:instrText>
      </w:r>
      <w:r>
        <w:fldChar w:fldCharType="separate"/>
      </w:r>
      <w:r>
        <w:t>20</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_Toc30160 </w:instrText>
      </w:r>
      <w:r>
        <w:rPr>
          <w:rFonts w:hint="eastAsia" w:ascii="黑体" w:hAnsi="黑体" w:eastAsia="黑体" w:cs="黑体"/>
          <w:bCs/>
          <w:szCs w:val="72"/>
          <w:lang w:val="en-US" w:eastAsia="zh-CN"/>
        </w:rPr>
        <w:fldChar w:fldCharType="separate"/>
      </w:r>
      <w:r>
        <w:rPr>
          <w:rFonts w:hint="default"/>
          <w:lang w:val="en-US" w:eastAsia="zh-CN"/>
        </w:rPr>
        <w:t xml:space="preserve">5.2. </w:t>
      </w:r>
      <w:r>
        <w:rPr>
          <w:rFonts w:hint="eastAsia"/>
          <w:lang w:val="en-US" w:eastAsia="zh-CN"/>
        </w:rPr>
        <w:t>项目群及项目管理场景</w:t>
      </w:r>
      <w:r>
        <w:tab/>
      </w:r>
      <w:r>
        <w:fldChar w:fldCharType="begin"/>
      </w:r>
      <w:r>
        <w:instrText xml:space="preserve"> PAGEREF _Toc30160 </w:instrText>
      </w:r>
      <w:r>
        <w:fldChar w:fldCharType="separate"/>
      </w:r>
      <w:r>
        <w:t>22</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_Toc22839 </w:instrText>
      </w:r>
      <w:r>
        <w:rPr>
          <w:rFonts w:hint="eastAsia" w:ascii="黑体" w:hAnsi="黑体" w:eastAsia="黑体" w:cs="黑体"/>
          <w:bCs/>
          <w:szCs w:val="72"/>
          <w:lang w:val="en-US" w:eastAsia="zh-CN"/>
        </w:rPr>
        <w:fldChar w:fldCharType="separate"/>
      </w:r>
      <w:r>
        <w:rPr>
          <w:rFonts w:hint="default" w:ascii="Arial" w:hAnsi="Arial"/>
          <w:lang w:val="en-US" w:eastAsia="zh-CN"/>
        </w:rPr>
        <w:t xml:space="preserve">5.3. </w:t>
      </w:r>
      <w:r>
        <w:rPr>
          <w:rFonts w:hint="eastAsia" w:ascii="Arial" w:hAnsi="Arial"/>
          <w:lang w:val="en-US" w:eastAsia="zh-CN"/>
        </w:rPr>
        <w:t>平台管理场景</w:t>
      </w:r>
      <w:r>
        <w:tab/>
      </w:r>
      <w:r>
        <w:fldChar w:fldCharType="begin"/>
      </w:r>
      <w:r>
        <w:instrText xml:space="preserve"> PAGEREF _Toc22839 </w:instrText>
      </w:r>
      <w:r>
        <w:fldChar w:fldCharType="separate"/>
      </w:r>
      <w:r>
        <w:t>25</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_Toc10809 </w:instrText>
      </w:r>
      <w:r>
        <w:rPr>
          <w:rFonts w:hint="eastAsia" w:ascii="黑体" w:hAnsi="黑体" w:eastAsia="黑体" w:cs="黑体"/>
          <w:bCs/>
          <w:szCs w:val="72"/>
          <w:lang w:val="en-US" w:eastAsia="zh-CN"/>
        </w:rPr>
        <w:fldChar w:fldCharType="separate"/>
      </w:r>
      <w:r>
        <w:rPr>
          <w:rFonts w:hint="default"/>
          <w:lang w:val="en-US" w:eastAsia="zh-CN"/>
        </w:rPr>
        <w:t xml:space="preserve">5.4. </w:t>
      </w:r>
      <w:r>
        <w:rPr>
          <w:rFonts w:hint="eastAsia"/>
          <w:lang w:val="en-US" w:eastAsia="zh-CN"/>
        </w:rPr>
        <w:t>集群管理场景</w:t>
      </w:r>
      <w:r>
        <w:tab/>
      </w:r>
      <w:r>
        <w:fldChar w:fldCharType="begin"/>
      </w:r>
      <w:r>
        <w:instrText xml:space="preserve"> PAGEREF _Toc10809 </w:instrText>
      </w:r>
      <w:r>
        <w:fldChar w:fldCharType="separate"/>
      </w:r>
      <w:r>
        <w:t>28</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_Toc21631 </w:instrText>
      </w:r>
      <w:r>
        <w:rPr>
          <w:rFonts w:hint="eastAsia" w:ascii="黑体" w:hAnsi="黑体" w:eastAsia="黑体" w:cs="黑体"/>
          <w:bCs/>
          <w:szCs w:val="72"/>
          <w:lang w:val="en-US" w:eastAsia="zh-CN"/>
        </w:rPr>
        <w:fldChar w:fldCharType="separate"/>
      </w:r>
      <w:r>
        <w:rPr>
          <w:rFonts w:hint="default"/>
          <w:lang w:val="en-US" w:eastAsia="zh-CN"/>
        </w:rPr>
        <w:t xml:space="preserve">5.5. </w:t>
      </w:r>
      <w:r>
        <w:rPr>
          <w:rFonts w:hint="eastAsia"/>
          <w:lang w:val="en-US" w:eastAsia="zh-CN"/>
        </w:rPr>
        <w:t>资源管理场景</w:t>
      </w:r>
      <w:r>
        <w:tab/>
      </w:r>
      <w:r>
        <w:fldChar w:fldCharType="begin"/>
      </w:r>
      <w:r>
        <w:instrText xml:space="preserve"> PAGEREF _Toc21631 </w:instrText>
      </w:r>
      <w:r>
        <w:fldChar w:fldCharType="separate"/>
      </w:r>
      <w:r>
        <w:t>30</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_Toc4349 </w:instrText>
      </w:r>
      <w:r>
        <w:rPr>
          <w:rFonts w:hint="eastAsia" w:ascii="黑体" w:hAnsi="黑体" w:eastAsia="黑体" w:cs="黑体"/>
          <w:bCs/>
          <w:szCs w:val="72"/>
          <w:lang w:val="en-US" w:eastAsia="zh-CN"/>
        </w:rPr>
        <w:fldChar w:fldCharType="separate"/>
      </w:r>
      <w:r>
        <w:rPr>
          <w:rFonts w:hint="default" w:ascii="新宋体" w:hAnsi="新宋体" w:eastAsia="新宋体" w:cs="新宋体"/>
          <w:bCs/>
          <w:szCs w:val="36"/>
          <w:lang w:val="en-US" w:eastAsia="zh-CN"/>
        </w:rPr>
        <w:t xml:space="preserve">5.6. </w:t>
      </w:r>
      <w:r>
        <w:rPr>
          <w:rFonts w:hint="eastAsia" w:ascii="新宋体" w:hAnsi="新宋体" w:eastAsia="新宋体" w:cs="新宋体"/>
          <w:bCs/>
          <w:szCs w:val="36"/>
          <w:lang w:val="en-US" w:eastAsia="zh-CN"/>
        </w:rPr>
        <w:t>应用商店管理场景</w:t>
      </w:r>
      <w:r>
        <w:tab/>
      </w:r>
      <w:r>
        <w:fldChar w:fldCharType="begin"/>
      </w:r>
      <w:r>
        <w:instrText xml:space="preserve"> PAGEREF _Toc4349 </w:instrText>
      </w:r>
      <w:r>
        <w:fldChar w:fldCharType="separate"/>
      </w:r>
      <w:r>
        <w:t>34</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_Toc12293 </w:instrText>
      </w:r>
      <w:r>
        <w:rPr>
          <w:rFonts w:hint="eastAsia" w:ascii="黑体" w:hAnsi="黑体" w:eastAsia="黑体" w:cs="黑体"/>
          <w:bCs/>
          <w:szCs w:val="72"/>
          <w:lang w:val="en-US" w:eastAsia="zh-CN"/>
        </w:rPr>
        <w:fldChar w:fldCharType="separate"/>
      </w:r>
      <w:r>
        <w:rPr>
          <w:rFonts w:hint="default" w:ascii="新宋体" w:hAnsi="新宋体" w:eastAsia="新宋体" w:cs="新宋体"/>
          <w:bCs/>
          <w:szCs w:val="36"/>
          <w:lang w:val="en-US" w:eastAsia="zh-CN"/>
        </w:rPr>
        <w:t xml:space="preserve">5.7. </w:t>
      </w:r>
      <w:r>
        <w:rPr>
          <w:rFonts w:hint="eastAsia" w:ascii="新宋体" w:hAnsi="新宋体" w:eastAsia="新宋体" w:cs="新宋体"/>
          <w:bCs/>
          <w:szCs w:val="36"/>
          <w:lang w:val="en-US" w:eastAsia="zh-CN"/>
        </w:rPr>
        <w:t>应用管理场景</w:t>
      </w:r>
      <w:r>
        <w:tab/>
      </w:r>
      <w:r>
        <w:fldChar w:fldCharType="begin"/>
      </w:r>
      <w:r>
        <w:instrText xml:space="preserve"> PAGEREF _Toc12293 </w:instrText>
      </w:r>
      <w:r>
        <w:fldChar w:fldCharType="separate"/>
      </w:r>
      <w:r>
        <w:t>35</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_Toc531 </w:instrText>
      </w:r>
      <w:r>
        <w:rPr>
          <w:rFonts w:hint="eastAsia" w:ascii="黑体" w:hAnsi="黑体" w:eastAsia="黑体" w:cs="黑体"/>
          <w:bCs/>
          <w:szCs w:val="72"/>
          <w:lang w:val="en-US" w:eastAsia="zh-CN"/>
        </w:rPr>
        <w:fldChar w:fldCharType="separate"/>
      </w:r>
      <w:r>
        <w:rPr>
          <w:rFonts w:hint="default"/>
          <w:lang w:val="en-US" w:eastAsia="zh-CN"/>
        </w:rPr>
        <w:t xml:space="preserve">5.8. </w:t>
      </w:r>
      <w:r>
        <w:rPr>
          <w:rFonts w:hint="eastAsia" w:ascii="新宋体" w:hAnsi="新宋体" w:eastAsia="新宋体" w:cs="新宋体"/>
          <w:bCs/>
          <w:szCs w:val="36"/>
          <w:lang w:val="en-US" w:eastAsia="zh-CN"/>
        </w:rPr>
        <w:t>服务管理场景</w:t>
      </w:r>
      <w:r>
        <w:tab/>
      </w:r>
      <w:r>
        <w:fldChar w:fldCharType="begin"/>
      </w:r>
      <w:r>
        <w:instrText xml:space="preserve"> PAGEREF _Toc531 </w:instrText>
      </w:r>
      <w:r>
        <w:fldChar w:fldCharType="separate"/>
      </w:r>
      <w:r>
        <w:t>38</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_Toc14438 </w:instrText>
      </w:r>
      <w:r>
        <w:rPr>
          <w:rFonts w:hint="eastAsia" w:ascii="黑体" w:hAnsi="黑体" w:eastAsia="黑体" w:cs="黑体"/>
          <w:bCs/>
          <w:szCs w:val="72"/>
          <w:lang w:val="en-US" w:eastAsia="zh-CN"/>
        </w:rPr>
        <w:fldChar w:fldCharType="separate"/>
      </w:r>
      <w:r>
        <w:rPr>
          <w:rFonts w:hint="default" w:ascii="新宋体" w:hAnsi="新宋体" w:eastAsia="新宋体" w:cs="新宋体"/>
          <w:bCs/>
          <w:szCs w:val="36"/>
          <w:lang w:val="en-US" w:eastAsia="zh-CN"/>
        </w:rPr>
        <w:t xml:space="preserve">5.9. </w:t>
      </w:r>
      <w:r>
        <w:rPr>
          <w:rFonts w:hint="eastAsia" w:ascii="新宋体" w:hAnsi="新宋体" w:eastAsia="新宋体" w:cs="新宋体"/>
          <w:bCs/>
          <w:szCs w:val="36"/>
          <w:lang w:val="en-US" w:eastAsia="zh-CN"/>
        </w:rPr>
        <w:t>镜像仓库管理场景</w:t>
      </w:r>
      <w:r>
        <w:tab/>
      </w:r>
      <w:r>
        <w:fldChar w:fldCharType="begin"/>
      </w:r>
      <w:r>
        <w:instrText xml:space="preserve"> PAGEREF _Toc14438 </w:instrText>
      </w:r>
      <w:r>
        <w:fldChar w:fldCharType="separate"/>
      </w:r>
      <w:r>
        <w:t>40</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_Toc8737 </w:instrText>
      </w:r>
      <w:r>
        <w:rPr>
          <w:rFonts w:hint="eastAsia" w:ascii="黑体" w:hAnsi="黑体" w:eastAsia="黑体" w:cs="黑体"/>
          <w:bCs/>
          <w:szCs w:val="72"/>
          <w:lang w:val="en-US" w:eastAsia="zh-CN"/>
        </w:rPr>
        <w:fldChar w:fldCharType="separate"/>
      </w:r>
      <w:r>
        <w:rPr>
          <w:rFonts w:hint="default"/>
          <w:lang w:val="en-US" w:eastAsia="zh-CN"/>
        </w:rPr>
        <w:t xml:space="preserve">5.10. </w:t>
      </w:r>
      <w:r>
        <w:rPr>
          <w:rFonts w:hint="eastAsia" w:ascii="新宋体" w:hAnsi="新宋体" w:eastAsia="新宋体" w:cs="新宋体"/>
          <w:bCs/>
          <w:szCs w:val="36"/>
          <w:lang w:val="en-US" w:eastAsia="zh-CN"/>
        </w:rPr>
        <w:t>日常运维场景</w:t>
      </w:r>
      <w:r>
        <w:tab/>
      </w:r>
      <w:r>
        <w:fldChar w:fldCharType="begin"/>
      </w:r>
      <w:r>
        <w:instrText xml:space="preserve"> PAGEREF _Toc8737 </w:instrText>
      </w:r>
      <w:r>
        <w:fldChar w:fldCharType="separate"/>
      </w:r>
      <w:r>
        <w:t>42</w:t>
      </w:r>
      <w:r>
        <w:fldChar w:fldCharType="end"/>
      </w:r>
      <w:r>
        <w:rPr>
          <w:rFonts w:hint="eastAsia" w:ascii="黑体" w:hAnsi="黑体" w:eastAsia="黑体" w:cs="黑体"/>
          <w:bCs/>
          <w:szCs w:val="72"/>
          <w:lang w:val="en-US" w:eastAsia="zh-CN"/>
        </w:rPr>
        <w:fldChar w:fldCharType="end"/>
      </w:r>
    </w:p>
    <w:p>
      <w:pPr>
        <w:pStyle w:val="12"/>
        <w:tabs>
          <w:tab w:val="right" w:leader="dot" w:pos="8726"/>
        </w:tabs>
      </w:pPr>
      <w:r>
        <w:rPr>
          <w:rFonts w:hint="eastAsia" w:ascii="黑体" w:hAnsi="黑体" w:eastAsia="黑体" w:cs="黑体"/>
          <w:bCs/>
          <w:szCs w:val="72"/>
          <w:lang w:val="en-US" w:eastAsia="zh-CN"/>
        </w:rPr>
        <w:fldChar w:fldCharType="begin"/>
      </w:r>
      <w:r>
        <w:rPr>
          <w:rFonts w:hint="eastAsia" w:ascii="黑体" w:hAnsi="黑体" w:eastAsia="黑体" w:cs="黑体"/>
          <w:bCs/>
          <w:szCs w:val="72"/>
          <w:lang w:val="en-US" w:eastAsia="zh-CN"/>
        </w:rPr>
        <w:instrText xml:space="preserve"> HYPERLINK \l _Toc18502 </w:instrText>
      </w:r>
      <w:r>
        <w:rPr>
          <w:rFonts w:hint="eastAsia" w:ascii="黑体" w:hAnsi="黑体" w:eastAsia="黑体" w:cs="黑体"/>
          <w:bCs/>
          <w:szCs w:val="72"/>
          <w:lang w:val="en-US" w:eastAsia="zh-CN"/>
        </w:rPr>
        <w:fldChar w:fldCharType="separate"/>
      </w:r>
      <w:r>
        <w:rPr>
          <w:rFonts w:hint="default" w:ascii="新宋体" w:hAnsi="新宋体" w:eastAsia="新宋体" w:cs="新宋体"/>
          <w:bCs/>
          <w:szCs w:val="36"/>
          <w:lang w:val="en-US" w:eastAsia="zh-CN"/>
        </w:rPr>
        <w:t xml:space="preserve">5.11. </w:t>
      </w:r>
      <w:r>
        <w:rPr>
          <w:rFonts w:hint="eastAsia" w:ascii="新宋体" w:hAnsi="新宋体" w:eastAsia="新宋体" w:cs="新宋体"/>
          <w:bCs/>
          <w:szCs w:val="36"/>
          <w:lang w:val="en-US" w:eastAsia="zh-CN"/>
        </w:rPr>
        <w:t>自定义角色</w:t>
      </w:r>
      <w:r>
        <w:tab/>
      </w:r>
      <w:r>
        <w:fldChar w:fldCharType="begin"/>
      </w:r>
      <w:r>
        <w:instrText xml:space="preserve"> PAGEREF _Toc18502 </w:instrText>
      </w:r>
      <w:r>
        <w:fldChar w:fldCharType="separate"/>
      </w:r>
      <w:r>
        <w:t>48</w:t>
      </w:r>
      <w:r>
        <w:fldChar w:fldCharType="end"/>
      </w:r>
      <w:r>
        <w:rPr>
          <w:rFonts w:hint="eastAsia" w:ascii="黑体" w:hAnsi="黑体" w:eastAsia="黑体" w:cs="黑体"/>
          <w:bCs/>
          <w:szCs w:val="72"/>
          <w:lang w:val="en-US" w:eastAsia="zh-CN"/>
        </w:rPr>
        <w:fldChar w:fldCharType="end"/>
      </w:r>
    </w:p>
    <w:p>
      <w:pPr>
        <w:pageBreakBefore w:val="0"/>
        <w:widowControl w:val="0"/>
        <w:kinsoku/>
        <w:wordWrap/>
        <w:overflowPunct/>
        <w:topLinePunct w:val="0"/>
        <w:bidi w:val="0"/>
        <w:snapToGrid/>
        <w:spacing w:line="240" w:lineRule="auto"/>
        <w:jc w:val="center"/>
        <w:textAlignment w:val="auto"/>
        <w:outlineLvl w:val="9"/>
        <w:rPr>
          <w:rFonts w:hint="eastAsia" w:ascii="黑体" w:hAnsi="黑体" w:eastAsia="黑体" w:cs="黑体"/>
          <w:b/>
          <w:bCs/>
          <w:sz w:val="52"/>
          <w:szCs w:val="72"/>
          <w:lang w:val="en-US" w:eastAsia="zh-CN"/>
        </w:rPr>
      </w:pPr>
      <w:r>
        <w:rPr>
          <w:rFonts w:hint="eastAsia" w:ascii="黑体" w:hAnsi="黑体" w:eastAsia="黑体" w:cs="黑体"/>
          <w:bCs/>
          <w:szCs w:val="72"/>
          <w:lang w:val="en-US" w:eastAsia="zh-CN"/>
        </w:rPr>
        <w:fldChar w:fldCharType="end"/>
      </w:r>
    </w:p>
    <w:p>
      <w:pPr>
        <w:pStyle w:val="2"/>
        <w:bidi w:val="0"/>
        <w:rPr>
          <w:rFonts w:hint="eastAsia"/>
          <w:lang w:val="en-US" w:eastAsia="zh-CN"/>
        </w:rPr>
      </w:pPr>
      <w:bookmarkStart w:id="3" w:name="_Toc14288"/>
      <w:bookmarkStart w:id="4" w:name="_Toc1580"/>
      <w:bookmarkStart w:id="5" w:name="_Toc6782"/>
      <w:r>
        <w:rPr>
          <w:rFonts w:hint="eastAsia"/>
          <w:lang w:val="en-US" w:eastAsia="zh-CN"/>
        </w:rPr>
        <w:t>引言</w:t>
      </w:r>
      <w:bookmarkEnd w:id="3"/>
      <w:bookmarkEnd w:id="4"/>
      <w:bookmarkEnd w:id="5"/>
    </w:p>
    <w:p>
      <w:pPr>
        <w:pStyle w:val="3"/>
        <w:bidi w:val="0"/>
        <w:rPr>
          <w:rFonts w:hint="eastAsia"/>
          <w:lang w:val="en-US" w:eastAsia="zh-CN"/>
        </w:rPr>
      </w:pPr>
      <w:bookmarkStart w:id="6" w:name="_Toc13970"/>
      <w:bookmarkStart w:id="7" w:name="_Toc10241"/>
      <w:bookmarkStart w:id="8" w:name="_Toc32190"/>
      <w:r>
        <w:rPr>
          <w:rFonts w:hint="eastAsia"/>
          <w:lang w:val="en-US" w:eastAsia="zh-CN"/>
        </w:rPr>
        <w:t>目的</w:t>
      </w:r>
      <w:bookmarkEnd w:id="6"/>
      <w:bookmarkEnd w:id="7"/>
      <w:bookmarkEnd w:id="8"/>
    </w:p>
    <w:p>
      <w:pPr>
        <w:ind w:firstLine="420" w:firstLineChars="0"/>
        <w:rPr>
          <w:rFonts w:hint="default"/>
          <w:highlight w:val="none"/>
          <w:lang w:val="en-US" w:eastAsia="zh-CN"/>
        </w:rPr>
      </w:pPr>
      <w:r>
        <w:rPr>
          <w:rFonts w:hint="eastAsia"/>
          <w:highlight w:val="none"/>
          <w:lang w:val="en-US" w:eastAsia="zh-CN"/>
        </w:rPr>
        <w:t>该文档归纳描述了深交所不同职责的人员（管理员、研发、测试运维等）使用容器平台中的使用场景，通过场景明确与发掘需求，并可以为测试制定场景用例提供指导。</w:t>
      </w:r>
    </w:p>
    <w:p>
      <w:pPr>
        <w:pStyle w:val="3"/>
        <w:bidi w:val="0"/>
        <w:rPr>
          <w:rFonts w:hint="default"/>
          <w:lang w:val="en-US" w:eastAsia="zh-CN"/>
        </w:rPr>
      </w:pPr>
      <w:bookmarkStart w:id="9" w:name="_Toc31715"/>
      <w:bookmarkStart w:id="10" w:name="_Toc7423"/>
      <w:bookmarkStart w:id="11" w:name="_Toc22594"/>
      <w:r>
        <w:rPr>
          <w:rFonts w:hint="eastAsia"/>
          <w:lang w:val="en-US" w:eastAsia="zh-CN"/>
        </w:rPr>
        <w:t>范围</w:t>
      </w:r>
      <w:bookmarkEnd w:id="9"/>
      <w:bookmarkEnd w:id="10"/>
      <w:bookmarkEnd w:id="11"/>
    </w:p>
    <w:p>
      <w:pPr>
        <w:ind w:firstLine="420" w:firstLineChars="0"/>
        <w:rPr>
          <w:rFonts w:hint="default"/>
          <w:highlight w:val="yellow"/>
          <w:lang w:val="en-US" w:eastAsia="zh-CN"/>
        </w:rPr>
      </w:pPr>
      <w:r>
        <w:rPr>
          <w:rFonts w:hint="eastAsia"/>
          <w:highlight w:val="yellow"/>
          <w:lang w:val="en-US" w:eastAsia="zh-CN"/>
        </w:rPr>
        <w:t>该文档描述范围包含项目标准流程场景（从立项至上线）与容器平台日常使用场景。</w:t>
      </w:r>
    </w:p>
    <w:p>
      <w:pPr>
        <w:pStyle w:val="3"/>
        <w:bidi w:val="0"/>
        <w:ind w:left="575" w:leftChars="0" w:hanging="575" w:firstLineChars="0"/>
        <w:rPr>
          <w:rFonts w:hint="default"/>
          <w:lang w:val="en-US" w:eastAsia="zh-CN"/>
        </w:rPr>
      </w:pPr>
      <w:bookmarkStart w:id="12" w:name="_Toc15182"/>
      <w:bookmarkStart w:id="13" w:name="_Toc18413"/>
      <w:bookmarkStart w:id="14" w:name="_Toc9209"/>
      <w:r>
        <w:rPr>
          <w:rFonts w:hint="eastAsia"/>
          <w:lang w:val="en-US" w:eastAsia="zh-CN"/>
        </w:rPr>
        <w:t>名词解析</w:t>
      </w:r>
      <w:bookmarkEnd w:id="12"/>
      <w:bookmarkEnd w:id="13"/>
      <w:bookmarkEnd w:id="14"/>
    </w:p>
    <w:p>
      <w:pPr>
        <w:ind w:firstLine="420" w:firstLineChars="0"/>
        <w:rPr>
          <w:rFonts w:hint="default"/>
          <w:lang w:val="en-US" w:eastAsia="zh-CN"/>
        </w:rPr>
      </w:pPr>
      <w:r>
        <w:rPr>
          <w:rFonts w:hint="eastAsia"/>
          <w:lang w:val="en-US" w:eastAsia="zh-CN"/>
        </w:rPr>
        <w:t>项目群 ---- 对应CCE平台租户，对应深交所架构业务线（如BPM、IAP、中心数据库）</w:t>
      </w:r>
    </w:p>
    <w:p>
      <w:pPr>
        <w:ind w:firstLine="420" w:firstLineChars="0"/>
        <w:rPr>
          <w:rFonts w:hint="default"/>
          <w:lang w:val="en-US" w:eastAsia="zh-CN"/>
        </w:rPr>
      </w:pPr>
      <w:r>
        <w:rPr>
          <w:rFonts w:hint="eastAsia"/>
          <w:lang w:val="en-US" w:eastAsia="zh-CN"/>
        </w:rPr>
        <w:t>项目   ---- 对应CCE平台project，对应深交所架构web2020xxxx某某项目。</w:t>
      </w:r>
    </w:p>
    <w:p>
      <w:pPr>
        <w:rPr>
          <w:rFonts w:hint="default"/>
          <w:lang w:val="en-US" w:eastAsia="zh-CN"/>
        </w:rPr>
      </w:pPr>
    </w:p>
    <w:p>
      <w:pPr>
        <w:pStyle w:val="2"/>
        <w:pageBreakBefore w:val="0"/>
        <w:widowControl w:val="0"/>
        <w:kinsoku/>
        <w:wordWrap/>
        <w:overflowPunct/>
        <w:topLinePunct w:val="0"/>
        <w:bidi w:val="0"/>
        <w:snapToGrid/>
        <w:spacing w:line="240" w:lineRule="auto"/>
        <w:textAlignment w:val="auto"/>
        <w:rPr>
          <w:ins w:id="0" w:author="王佟" w:date="2020-06-03T21:56:39Z"/>
          <w:rFonts w:hint="eastAsia"/>
          <w:lang w:val="en-US" w:eastAsia="zh-CN"/>
        </w:rPr>
      </w:pPr>
      <w:bookmarkStart w:id="15" w:name="_Toc4659"/>
      <w:bookmarkStart w:id="16" w:name="_Toc5614"/>
      <w:bookmarkStart w:id="17" w:name="_Toc16026"/>
      <w:r>
        <w:rPr>
          <w:rFonts w:hint="eastAsia"/>
          <w:lang w:val="en-US" w:eastAsia="zh-CN"/>
        </w:rPr>
        <w:t>用户角色</w:t>
      </w:r>
      <w:bookmarkEnd w:id="15"/>
      <w:bookmarkEnd w:id="16"/>
      <w:bookmarkEnd w:id="17"/>
    </w:p>
    <w:p>
      <w:pPr>
        <w:rPr>
          <w:ins w:id="1" w:author="王佟" w:date="2020-06-03T21:56:39Z"/>
          <w:rFonts w:hint="eastAsia"/>
          <w:lang w:val="en-US" w:eastAsia="zh-CN"/>
        </w:rPr>
      </w:pPr>
    </w:p>
    <w:p>
      <w:pPr>
        <w:rPr>
          <w:rFonts w:hint="default"/>
          <w:lang w:val="en-US" w:eastAsia="zh-CN"/>
          <w:rPrChange w:id="2" w:author="王佟" w:date="2020-06-03T21:56:39Z">
            <w:rPr>
              <w:rFonts w:hint="eastAsia"/>
              <w:lang w:val="en-US" w:eastAsia="zh-CN"/>
            </w:rPr>
          </w:rPrChange>
        </w:rPr>
      </w:pPr>
      <w:ins w:id="3" w:author="王佟" w:date="2020-06-03T22:00:40Z">
        <w:r>
          <w:rPr>
            <w:rFonts w:hint="eastAsia"/>
            <w:b w:val="0"/>
            <w:bCs w:val="0"/>
            <w:lang w:val="en-US" w:eastAsia="zh-CN"/>
          </w:rPr>
          <w:t>容器云</w:t>
        </w:r>
      </w:ins>
      <w:ins w:id="4" w:author="王佟" w:date="2020-06-03T22:00:42Z">
        <w:r>
          <w:rPr>
            <w:rFonts w:hint="eastAsia"/>
            <w:b w:val="0"/>
            <w:bCs w:val="0"/>
            <w:lang w:val="en-US" w:eastAsia="zh-CN"/>
          </w:rPr>
          <w:t>平台</w:t>
        </w:r>
      </w:ins>
      <w:ins w:id="5" w:author="王佟" w:date="2020-06-03T22:00:46Z">
        <w:r>
          <w:rPr>
            <w:rFonts w:hint="eastAsia"/>
            <w:b w:val="0"/>
            <w:bCs w:val="0"/>
            <w:lang w:val="en-US" w:eastAsia="zh-CN"/>
          </w:rPr>
          <w:t>自身</w:t>
        </w:r>
      </w:ins>
      <w:ins w:id="6" w:author="王佟" w:date="2020-06-03T21:56:40Z">
        <w:r>
          <w:rPr>
            <w:rFonts w:hint="eastAsia"/>
            <w:b w:val="0"/>
            <w:bCs w:val="0"/>
            <w:lang w:val="en-US" w:eastAsia="zh-CN"/>
          </w:rPr>
          <w:t>的运维监控是哪个角色负责？</w:t>
        </w:r>
      </w:ins>
    </w:p>
    <w:p>
      <w:pPr>
        <w:pStyle w:val="3"/>
        <w:pageBreakBefore w:val="0"/>
        <w:widowControl w:val="0"/>
        <w:kinsoku/>
        <w:wordWrap/>
        <w:overflowPunct/>
        <w:topLinePunct w:val="0"/>
        <w:bidi w:val="0"/>
        <w:snapToGrid/>
        <w:spacing w:line="240" w:lineRule="auto"/>
        <w:textAlignment w:val="auto"/>
        <w:rPr>
          <w:rFonts w:hint="default"/>
          <w:lang w:val="en-US" w:eastAsia="zh-CN"/>
        </w:rPr>
      </w:pPr>
      <w:bookmarkStart w:id="18" w:name="_Toc26708"/>
      <w:bookmarkStart w:id="19" w:name="_Toc14848"/>
      <w:bookmarkStart w:id="20" w:name="_Toc25272"/>
      <w:r>
        <w:rPr>
          <w:rFonts w:hint="eastAsia"/>
          <w:lang w:val="en-US" w:eastAsia="zh-CN"/>
        </w:rPr>
        <w:t>系统管理员</w:t>
      </w:r>
      <w:bookmarkEnd w:id="18"/>
      <w:bookmarkEnd w:id="19"/>
      <w:bookmarkEnd w:id="20"/>
    </w:p>
    <w:p>
      <w:pPr>
        <w:pageBreakBefore w:val="0"/>
        <w:widowControl w:val="0"/>
        <w:kinsoku/>
        <w:wordWrap/>
        <w:overflowPunct/>
        <w:topLinePunct w:val="0"/>
        <w:bidi w:val="0"/>
        <w:snapToGrid/>
        <w:spacing w:line="240" w:lineRule="auto"/>
        <w:ind w:firstLine="420" w:firstLineChars="0"/>
        <w:jc w:val="both"/>
        <w:textAlignment w:val="auto"/>
        <w:rPr>
          <w:rFonts w:hint="eastAsia"/>
          <w:b/>
          <w:bCs/>
          <w:lang w:val="en-US" w:eastAsia="zh-CN"/>
        </w:rPr>
      </w:pPr>
      <w:r>
        <w:rPr>
          <w:rFonts w:hint="eastAsia"/>
          <w:b/>
          <w:bCs/>
          <w:lang w:val="en-US" w:eastAsia="zh-CN"/>
        </w:rPr>
        <w:t>容器云管理平台系统管理员</w:t>
      </w:r>
    </w:p>
    <w:p>
      <w:pPr>
        <w:pageBreakBefore w:val="0"/>
        <w:widowControl w:val="0"/>
        <w:kinsoku/>
        <w:wordWrap/>
        <w:overflowPunct/>
        <w:topLinePunct w:val="0"/>
        <w:bidi w:val="0"/>
        <w:snapToGrid/>
        <w:spacing w:line="240" w:lineRule="auto"/>
        <w:ind w:left="420" w:leftChars="0" w:firstLine="420" w:firstLineChars="0"/>
        <w:jc w:val="both"/>
        <w:textAlignment w:val="auto"/>
        <w:rPr>
          <w:rFonts w:hint="default"/>
          <w:lang w:val="en-US" w:eastAsia="zh-CN"/>
        </w:rPr>
      </w:pPr>
      <w:r>
        <w:rPr>
          <w:rFonts w:hint="eastAsia"/>
          <w:lang w:val="en-US" w:eastAsia="zh-CN"/>
        </w:rPr>
        <w:t>拥有</w:t>
      </w:r>
      <w:del w:id="7" w:author="王佟" w:date="2020-06-03T21:50:53Z">
        <w:r>
          <w:rPr>
            <w:rFonts w:hint="eastAsia"/>
            <w:lang w:val="en-US" w:eastAsia="zh-CN"/>
          </w:rPr>
          <w:delText>最</w:delText>
        </w:r>
      </w:del>
      <w:r>
        <w:rPr>
          <w:rFonts w:hint="eastAsia"/>
          <w:lang w:val="en-US" w:eastAsia="zh-CN"/>
        </w:rPr>
        <w:t>管理平台全部权限。</w:t>
      </w:r>
    </w:p>
    <w:p>
      <w:pPr>
        <w:pageBreakBefore w:val="0"/>
        <w:widowControl w:val="0"/>
        <w:kinsoku/>
        <w:wordWrap/>
        <w:overflowPunct/>
        <w:topLinePunct w:val="0"/>
        <w:bidi w:val="0"/>
        <w:snapToGrid/>
        <w:spacing w:line="240" w:lineRule="auto"/>
        <w:ind w:firstLine="420" w:firstLineChars="0"/>
        <w:jc w:val="both"/>
        <w:textAlignment w:val="auto"/>
        <w:rPr>
          <w:rFonts w:hint="eastAsia"/>
          <w:b/>
          <w:bCs/>
          <w:lang w:val="en-US" w:eastAsia="zh-CN"/>
        </w:rPr>
      </w:pPr>
      <w:r>
        <w:rPr>
          <w:rFonts w:hint="eastAsia"/>
          <w:b/>
          <w:bCs/>
          <w:lang w:val="en-US" w:eastAsia="zh-CN"/>
        </w:rPr>
        <w:t>基础设施管理员</w:t>
      </w:r>
    </w:p>
    <w:p>
      <w:pPr>
        <w:pageBreakBefore w:val="0"/>
        <w:widowControl w:val="0"/>
        <w:kinsoku/>
        <w:wordWrap/>
        <w:overflowPunct/>
        <w:topLinePunct w:val="0"/>
        <w:bidi w:val="0"/>
        <w:snapToGrid/>
        <w:spacing w:line="240" w:lineRule="auto"/>
        <w:ind w:left="420" w:leftChars="0" w:firstLine="420" w:firstLineChars="0"/>
        <w:jc w:val="both"/>
        <w:textAlignment w:val="auto"/>
        <w:rPr>
          <w:rFonts w:hint="default"/>
          <w:b/>
          <w:bCs/>
          <w:lang w:val="en-US" w:eastAsia="zh-CN"/>
        </w:rPr>
      </w:pPr>
      <w:r>
        <w:rPr>
          <w:rFonts w:hint="eastAsia"/>
          <w:b w:val="0"/>
          <w:bCs w:val="0"/>
          <w:lang w:val="en-US" w:eastAsia="zh-CN"/>
        </w:rPr>
        <w:t>管理容器云平台中的计算资源、存储资源，如添加删除集群节点、维护集群、添加删除</w:t>
      </w:r>
      <w:r>
        <w:rPr>
          <w:rFonts w:hint="eastAsia"/>
          <w:b w:val="0"/>
          <w:bCs w:val="0"/>
          <w:lang w:val="en-US" w:eastAsia="zh-CN"/>
        </w:rPr>
        <w:tab/>
      </w:r>
      <w:r>
        <w:rPr>
          <w:rFonts w:hint="eastAsia"/>
          <w:b w:val="0"/>
          <w:bCs w:val="0"/>
          <w:lang w:val="en-US" w:eastAsia="zh-CN"/>
        </w:rPr>
        <w:t>存储池等。</w:t>
      </w:r>
    </w:p>
    <w:p>
      <w:pPr>
        <w:pageBreakBefore w:val="0"/>
        <w:widowControl w:val="0"/>
        <w:kinsoku/>
        <w:wordWrap/>
        <w:overflowPunct/>
        <w:topLinePunct w:val="0"/>
        <w:bidi w:val="0"/>
        <w:snapToGrid/>
        <w:spacing w:line="240" w:lineRule="auto"/>
        <w:ind w:firstLine="420" w:firstLineChars="0"/>
        <w:jc w:val="both"/>
        <w:textAlignment w:val="auto"/>
        <w:rPr>
          <w:rFonts w:hint="eastAsia"/>
          <w:b/>
          <w:bCs/>
          <w:lang w:val="en-US" w:eastAsia="zh-CN"/>
        </w:rPr>
      </w:pPr>
      <w:r>
        <w:rPr>
          <w:rFonts w:hint="eastAsia"/>
          <w:b/>
          <w:bCs/>
          <w:lang w:val="en-US" w:eastAsia="zh-CN"/>
        </w:rPr>
        <w:t>网络管理员</w:t>
      </w:r>
    </w:p>
    <w:p>
      <w:pPr>
        <w:pageBreakBefore w:val="0"/>
        <w:widowControl w:val="0"/>
        <w:kinsoku/>
        <w:wordWrap/>
        <w:overflowPunct/>
        <w:topLinePunct w:val="0"/>
        <w:bidi w:val="0"/>
        <w:snapToGrid/>
        <w:spacing w:line="240" w:lineRule="auto"/>
        <w:ind w:left="420" w:leftChars="0" w:firstLine="420" w:firstLineChars="0"/>
        <w:jc w:val="both"/>
        <w:textAlignment w:val="auto"/>
        <w:rPr>
          <w:ins w:id="8" w:author="王佟" w:date="2020-06-03T21:54:34Z"/>
          <w:rFonts w:hint="eastAsia"/>
          <w:b w:val="0"/>
          <w:bCs w:val="0"/>
          <w:lang w:val="en-US" w:eastAsia="zh-CN"/>
        </w:rPr>
      </w:pPr>
      <w:r>
        <w:rPr>
          <w:rFonts w:hint="eastAsia"/>
          <w:b w:val="0"/>
          <w:bCs w:val="0"/>
          <w:lang w:val="en-US" w:eastAsia="zh-CN"/>
        </w:rPr>
        <w:t>管理容器平台中网络资源，如添加删除网络资源池、查看网络资源池状态等。</w:t>
      </w:r>
    </w:p>
    <w:p>
      <w:pPr>
        <w:pageBreakBefore w:val="0"/>
        <w:widowControl w:val="0"/>
        <w:kinsoku/>
        <w:wordWrap/>
        <w:overflowPunct/>
        <w:topLinePunct w:val="0"/>
        <w:bidi w:val="0"/>
        <w:snapToGrid/>
        <w:spacing w:line="240" w:lineRule="auto"/>
        <w:ind w:left="420" w:leftChars="0" w:firstLine="420" w:firstLineChars="0"/>
        <w:jc w:val="both"/>
        <w:textAlignment w:val="auto"/>
        <w:rPr>
          <w:ins w:id="9" w:author="王佟" w:date="2020-06-03T21:54:34Z"/>
          <w:rFonts w:hint="eastAsia"/>
          <w:b w:val="0"/>
          <w:bCs w:val="0"/>
          <w:lang w:val="en-US" w:eastAsia="zh-CN"/>
        </w:rPr>
      </w:pPr>
    </w:p>
    <w:p>
      <w:pPr>
        <w:pageBreakBefore w:val="0"/>
        <w:widowControl w:val="0"/>
        <w:kinsoku/>
        <w:wordWrap/>
        <w:overflowPunct/>
        <w:topLinePunct w:val="0"/>
        <w:bidi w:val="0"/>
        <w:snapToGrid/>
        <w:spacing w:line="240" w:lineRule="auto"/>
        <w:ind w:left="420" w:leftChars="0" w:firstLine="420" w:firstLineChars="0"/>
        <w:jc w:val="both"/>
        <w:textAlignment w:val="auto"/>
        <w:rPr>
          <w:rFonts w:hint="eastAsia"/>
          <w:b w:val="0"/>
          <w:bCs w:val="0"/>
          <w:lang w:val="en-US" w:eastAsia="zh-CN"/>
          <w:rPrChange w:id="10" w:author="王佟" w:date="2020-06-03T21:54:34Z">
            <w:rPr>
              <w:rFonts w:hint="default"/>
              <w:b/>
              <w:bCs/>
              <w:lang w:val="en-US" w:eastAsia="zh-CN"/>
            </w:rPr>
          </w:rPrChange>
        </w:rPr>
      </w:pPr>
    </w:p>
    <w:p>
      <w:pPr>
        <w:pStyle w:val="3"/>
        <w:pageBreakBefore w:val="0"/>
        <w:widowControl w:val="0"/>
        <w:kinsoku/>
        <w:wordWrap/>
        <w:overflowPunct/>
        <w:topLinePunct w:val="0"/>
        <w:bidi w:val="0"/>
        <w:snapToGrid/>
        <w:spacing w:line="240" w:lineRule="auto"/>
        <w:textAlignment w:val="auto"/>
        <w:rPr>
          <w:rFonts w:hint="default"/>
          <w:lang w:val="en-US" w:eastAsia="zh-CN"/>
        </w:rPr>
      </w:pPr>
      <w:bookmarkStart w:id="21" w:name="_Toc21069"/>
      <w:bookmarkStart w:id="22" w:name="_Toc1206"/>
      <w:bookmarkStart w:id="23" w:name="_Toc30266"/>
      <w:r>
        <w:rPr>
          <w:rFonts w:hint="eastAsia"/>
          <w:lang w:val="en-US" w:eastAsia="zh-CN"/>
        </w:rPr>
        <w:t>项目群管理员</w:t>
      </w:r>
      <w:bookmarkEnd w:id="21"/>
      <w:bookmarkEnd w:id="22"/>
      <w:bookmarkEnd w:id="23"/>
    </w:p>
    <w:p>
      <w:pPr>
        <w:pageBreakBefore w:val="0"/>
        <w:widowControl w:val="0"/>
        <w:kinsoku/>
        <w:wordWrap/>
        <w:overflowPunct/>
        <w:topLinePunct w:val="0"/>
        <w:bidi w:val="0"/>
        <w:snapToGrid/>
        <w:spacing w:line="240" w:lineRule="auto"/>
        <w:ind w:firstLine="420" w:firstLineChars="0"/>
        <w:textAlignment w:val="auto"/>
        <w:rPr>
          <w:rFonts w:hint="default"/>
          <w:b/>
          <w:bCs/>
          <w:lang w:val="en-US" w:eastAsia="zh-CN"/>
        </w:rPr>
      </w:pPr>
      <w:r>
        <w:rPr>
          <w:rFonts w:hint="eastAsia"/>
          <w:b/>
          <w:bCs/>
          <w:lang w:val="en-US" w:eastAsia="zh-CN"/>
        </w:rPr>
        <w:t>项目群经理</w:t>
      </w:r>
    </w:p>
    <w:p>
      <w:pPr>
        <w:pageBreakBefore w:val="0"/>
        <w:widowControl w:val="0"/>
        <w:kinsoku/>
        <w:wordWrap/>
        <w:overflowPunct/>
        <w:topLinePunct w:val="0"/>
        <w:bidi w:val="0"/>
        <w:snapToGrid/>
        <w:spacing w:line="240" w:lineRule="auto"/>
        <w:ind w:left="420" w:leftChars="0" w:firstLine="420" w:firstLineChars="0"/>
        <w:textAlignment w:val="auto"/>
        <w:rPr>
          <w:rFonts w:hint="eastAsia"/>
          <w:lang w:val="en-US" w:eastAsia="zh-CN"/>
        </w:rPr>
      </w:pPr>
      <w:r>
        <w:rPr>
          <w:rFonts w:hint="eastAsia"/>
          <w:lang w:val="en-US" w:eastAsia="zh-CN"/>
        </w:rPr>
        <w:t>项目群</w:t>
      </w:r>
      <w:r>
        <w:rPr>
          <w:rFonts w:hint="default"/>
          <w:lang w:val="en-US" w:eastAsia="zh-CN"/>
        </w:rPr>
        <w:t>内的资源、用户、权限管理</w:t>
      </w:r>
      <w:r>
        <w:rPr>
          <w:rFonts w:hint="eastAsia"/>
          <w:lang w:val="en-US" w:eastAsia="zh-CN"/>
        </w:rPr>
        <w:t>员，资源配额申请及下级资源分配。</w:t>
      </w:r>
    </w:p>
    <w:p>
      <w:pPr>
        <w:pageBreakBefore w:val="0"/>
        <w:widowControl w:val="0"/>
        <w:kinsoku/>
        <w:wordWrap/>
        <w:overflowPunct/>
        <w:topLinePunct w:val="0"/>
        <w:bidi w:val="0"/>
        <w:snapToGrid/>
        <w:spacing w:line="240" w:lineRule="auto"/>
        <w:ind w:left="420" w:leftChars="0" w:firstLine="420" w:firstLineChars="0"/>
        <w:textAlignment w:val="auto"/>
        <w:rPr>
          <w:rFonts w:hint="default"/>
          <w:lang w:val="en-US" w:eastAsia="zh-CN"/>
        </w:rPr>
      </w:pPr>
      <w:r>
        <w:rPr>
          <w:rFonts w:hint="eastAsia"/>
          <w:lang w:val="en-US" w:eastAsia="zh-CN"/>
        </w:rPr>
        <w:t>项目（租户、租户）管理员一般为开发负责人或者项目经理。</w:t>
      </w:r>
    </w:p>
    <w:p>
      <w:pPr>
        <w:pStyle w:val="3"/>
        <w:pageBreakBefore w:val="0"/>
        <w:widowControl w:val="0"/>
        <w:kinsoku/>
        <w:wordWrap/>
        <w:overflowPunct/>
        <w:topLinePunct w:val="0"/>
        <w:bidi w:val="0"/>
        <w:snapToGrid/>
        <w:spacing w:line="240" w:lineRule="auto"/>
        <w:textAlignment w:val="auto"/>
        <w:rPr>
          <w:rFonts w:hint="default"/>
          <w:lang w:val="en-US" w:eastAsia="zh-CN"/>
        </w:rPr>
      </w:pPr>
      <w:bookmarkStart w:id="24" w:name="_Toc32245"/>
      <w:bookmarkStart w:id="25" w:name="_Toc4019"/>
      <w:bookmarkStart w:id="26" w:name="_Toc4138"/>
      <w:r>
        <w:rPr>
          <w:rFonts w:hint="eastAsia"/>
          <w:lang w:val="en-US" w:eastAsia="zh-CN"/>
        </w:rPr>
        <w:t>应用管理员</w:t>
      </w:r>
      <w:bookmarkEnd w:id="24"/>
      <w:bookmarkEnd w:id="25"/>
      <w:bookmarkEnd w:id="26"/>
    </w:p>
    <w:p>
      <w:pPr>
        <w:pageBreakBefore w:val="0"/>
        <w:widowControl w:val="0"/>
        <w:kinsoku/>
        <w:wordWrap/>
        <w:overflowPunct/>
        <w:topLinePunct w:val="0"/>
        <w:bidi w:val="0"/>
        <w:snapToGrid/>
        <w:spacing w:line="240" w:lineRule="auto"/>
        <w:ind w:firstLine="420" w:firstLineChars="0"/>
        <w:textAlignment w:val="auto"/>
        <w:rPr>
          <w:rFonts w:hint="eastAsia" w:cs="Times New Roman"/>
          <w:b/>
          <w:bCs/>
          <w:lang w:val="en-US" w:eastAsia="zh-CN"/>
        </w:rPr>
      </w:pPr>
      <w:r>
        <w:rPr>
          <w:rFonts w:hint="eastAsia" w:cs="Times New Roman"/>
          <w:b/>
          <w:bCs/>
          <w:lang w:val="en-US" w:eastAsia="zh-CN"/>
        </w:rPr>
        <w:t>项目经理</w:t>
      </w:r>
    </w:p>
    <w:p>
      <w:pPr>
        <w:pageBreakBefore w:val="0"/>
        <w:widowControl w:val="0"/>
        <w:kinsoku/>
        <w:wordWrap/>
        <w:overflowPunct/>
        <w:topLinePunct w:val="0"/>
        <w:bidi w:val="0"/>
        <w:snapToGrid/>
        <w:spacing w:line="240" w:lineRule="auto"/>
        <w:ind w:left="420" w:leftChars="0" w:firstLine="420" w:firstLineChars="0"/>
        <w:textAlignment w:val="auto"/>
        <w:rPr>
          <w:rFonts w:hint="default" w:cs="Times New Roman"/>
          <w:b/>
          <w:bCs/>
          <w:lang w:val="en-US" w:eastAsia="zh-CN"/>
        </w:rPr>
      </w:pPr>
      <w:r>
        <w:rPr>
          <w:rFonts w:hint="eastAsia" w:cs="Times New Roman"/>
          <w:b w:val="0"/>
          <w:bCs w:val="0"/>
          <w:lang w:val="en-US" w:eastAsia="zh-CN"/>
        </w:rPr>
        <w:t>负责</w:t>
      </w:r>
    </w:p>
    <w:p>
      <w:pPr>
        <w:pageBreakBefore w:val="0"/>
        <w:widowControl w:val="0"/>
        <w:kinsoku/>
        <w:wordWrap/>
        <w:overflowPunct/>
        <w:topLinePunct w:val="0"/>
        <w:bidi w:val="0"/>
        <w:snapToGrid/>
        <w:spacing w:line="240" w:lineRule="auto"/>
        <w:ind w:firstLine="420" w:firstLineChars="0"/>
        <w:textAlignment w:val="auto"/>
        <w:rPr>
          <w:rFonts w:hint="eastAsia"/>
          <w:b/>
          <w:bCs/>
          <w:lang w:val="en-US" w:eastAsia="zh-CN"/>
        </w:rPr>
      </w:pPr>
      <w:r>
        <w:rPr>
          <w:rFonts w:hint="eastAsia"/>
          <w:b/>
          <w:bCs/>
          <w:lang w:val="en-US" w:eastAsia="zh-CN"/>
        </w:rPr>
        <w:t>开发人员</w:t>
      </w:r>
    </w:p>
    <w:p>
      <w:pPr>
        <w:pageBreakBefore w:val="0"/>
        <w:widowControl w:val="0"/>
        <w:kinsoku/>
        <w:wordWrap/>
        <w:overflowPunct/>
        <w:topLinePunct w:val="0"/>
        <w:bidi w:val="0"/>
        <w:snapToGrid/>
        <w:spacing w:line="240" w:lineRule="auto"/>
        <w:ind w:left="420" w:leftChars="0" w:firstLine="420" w:firstLineChars="0"/>
        <w:textAlignment w:val="auto"/>
        <w:rPr>
          <w:rFonts w:hint="eastAsia"/>
          <w:lang w:val="en-US" w:eastAsia="zh-CN"/>
        </w:rPr>
      </w:pPr>
      <w:r>
        <w:rPr>
          <w:rFonts w:hint="default"/>
          <w:lang w:val="en-US" w:eastAsia="zh-CN"/>
        </w:rPr>
        <w:t>应用的开发、生成</w:t>
      </w:r>
      <w:r>
        <w:rPr>
          <w:rFonts w:hint="eastAsia"/>
          <w:lang w:val="en-US" w:eastAsia="zh-CN"/>
        </w:rPr>
        <w:t>应用</w:t>
      </w:r>
      <w:r>
        <w:rPr>
          <w:rFonts w:hint="default"/>
          <w:lang w:val="en-US" w:eastAsia="zh-CN"/>
        </w:rPr>
        <w:t>模板以及</w:t>
      </w:r>
      <w:r>
        <w:rPr>
          <w:rFonts w:hint="eastAsia"/>
          <w:lang w:val="en-US" w:eastAsia="zh-CN"/>
        </w:rPr>
        <w:t>持续集成、持续发布。</w:t>
      </w:r>
    </w:p>
    <w:p>
      <w:pPr>
        <w:pageBreakBefore w:val="0"/>
        <w:widowControl w:val="0"/>
        <w:kinsoku/>
        <w:wordWrap/>
        <w:overflowPunct/>
        <w:topLinePunct w:val="0"/>
        <w:bidi w:val="0"/>
        <w:snapToGrid/>
        <w:spacing w:line="240" w:lineRule="auto"/>
        <w:ind w:firstLine="420" w:firstLineChars="0"/>
        <w:textAlignment w:val="auto"/>
        <w:rPr>
          <w:rFonts w:hint="eastAsia"/>
          <w:b/>
          <w:bCs/>
          <w:lang w:val="en-US" w:eastAsia="zh-CN"/>
        </w:rPr>
      </w:pPr>
      <w:r>
        <w:rPr>
          <w:rFonts w:hint="eastAsia"/>
          <w:b/>
          <w:bCs/>
          <w:lang w:val="en-US" w:eastAsia="zh-CN"/>
        </w:rPr>
        <w:t>测试人员</w:t>
      </w:r>
    </w:p>
    <w:p>
      <w:pPr>
        <w:pageBreakBefore w:val="0"/>
        <w:widowControl w:val="0"/>
        <w:kinsoku/>
        <w:wordWrap/>
        <w:overflowPunct/>
        <w:topLinePunct w:val="0"/>
        <w:bidi w:val="0"/>
        <w:snapToGrid/>
        <w:spacing w:line="240" w:lineRule="auto"/>
        <w:ind w:left="420" w:leftChars="0" w:firstLine="420" w:firstLineChars="0"/>
        <w:textAlignment w:val="auto"/>
        <w:rPr>
          <w:rFonts w:hint="eastAsia"/>
          <w:lang w:val="en-US" w:eastAsia="zh-CN"/>
        </w:rPr>
      </w:pPr>
      <w:r>
        <w:rPr>
          <w:rFonts w:hint="eastAsia"/>
          <w:lang w:val="en-US" w:eastAsia="zh-CN"/>
        </w:rPr>
        <w:t>测试环境搭建、测试用例执行及输出测试报告。</w:t>
      </w:r>
    </w:p>
    <w:p>
      <w:pPr>
        <w:pageBreakBefore w:val="0"/>
        <w:widowControl w:val="0"/>
        <w:kinsoku/>
        <w:wordWrap/>
        <w:overflowPunct/>
        <w:topLinePunct w:val="0"/>
        <w:bidi w:val="0"/>
        <w:snapToGrid/>
        <w:spacing w:line="240" w:lineRule="auto"/>
        <w:ind w:firstLine="420" w:firstLineChars="0"/>
        <w:textAlignment w:val="auto"/>
        <w:rPr>
          <w:rFonts w:hint="eastAsia"/>
          <w:b/>
          <w:bCs/>
          <w:lang w:val="en-US" w:eastAsia="zh-CN"/>
        </w:rPr>
      </w:pPr>
      <w:r>
        <w:rPr>
          <w:rFonts w:hint="eastAsia"/>
          <w:b/>
          <w:bCs/>
          <w:lang w:val="en-US" w:eastAsia="zh-CN"/>
        </w:rPr>
        <w:t>运维人员</w:t>
      </w:r>
    </w:p>
    <w:p>
      <w:pPr>
        <w:pageBreakBefore w:val="0"/>
        <w:widowControl w:val="0"/>
        <w:kinsoku/>
        <w:wordWrap/>
        <w:overflowPunct/>
        <w:topLinePunct w:val="0"/>
        <w:bidi w:val="0"/>
        <w:snapToGrid/>
        <w:spacing w:line="240" w:lineRule="auto"/>
        <w:ind w:left="420" w:leftChars="0" w:firstLine="420" w:firstLineChars="0"/>
        <w:textAlignment w:val="auto"/>
        <w:rPr>
          <w:rFonts w:hint="eastAsia"/>
          <w:lang w:val="en-US" w:eastAsia="zh-CN"/>
        </w:rPr>
      </w:pPr>
      <w:r>
        <w:rPr>
          <w:rFonts w:hint="default"/>
          <w:lang w:val="en-US" w:eastAsia="zh-CN"/>
        </w:rPr>
        <w:t>应用上线、应用运维以及日常巡检</w:t>
      </w:r>
      <w:r>
        <w:rPr>
          <w:rFonts w:hint="eastAsia"/>
          <w:lang w:val="en-US" w:eastAsia="zh-CN"/>
        </w:rPr>
        <w:t>。</w:t>
      </w:r>
    </w:p>
    <w:p>
      <w:pPr>
        <w:pageBreakBefore w:val="0"/>
        <w:widowControl w:val="0"/>
        <w:kinsoku/>
        <w:wordWrap/>
        <w:overflowPunct/>
        <w:topLinePunct w:val="0"/>
        <w:bidi w:val="0"/>
        <w:snapToGrid/>
        <w:spacing w:line="240" w:lineRule="auto"/>
        <w:ind w:firstLine="420" w:firstLineChars="0"/>
        <w:textAlignment w:val="auto"/>
        <w:rPr>
          <w:rFonts w:hint="eastAsia"/>
          <w:b/>
          <w:bCs/>
          <w:lang w:val="en-US" w:eastAsia="zh-CN"/>
        </w:rPr>
      </w:pPr>
      <w:r>
        <w:rPr>
          <w:rFonts w:hint="eastAsia"/>
          <w:b/>
          <w:bCs/>
          <w:lang w:val="en-US" w:eastAsia="zh-CN"/>
        </w:rPr>
        <w:t>镜像管理员</w:t>
      </w:r>
      <w:ins w:id="11" w:author="王佟" w:date="2020-06-03T21:57:21Z">
        <w:r>
          <w:rPr>
            <w:rFonts w:hint="eastAsia"/>
            <w:b/>
            <w:bCs/>
            <w:lang w:val="en-US" w:eastAsia="zh-CN"/>
          </w:rPr>
          <w:t>（</w:t>
        </w:r>
      </w:ins>
      <w:ins w:id="12" w:author="王佟" w:date="2020-06-03T21:57:26Z">
        <w:r>
          <w:rPr>
            <w:rFonts w:hint="eastAsia"/>
            <w:b/>
            <w:bCs/>
            <w:lang w:val="en-US" w:eastAsia="zh-CN"/>
          </w:rPr>
          <w:t>是否</w:t>
        </w:r>
      </w:ins>
      <w:ins w:id="13" w:author="王佟" w:date="2020-06-03T21:57:29Z">
        <w:r>
          <w:rPr>
            <w:rFonts w:hint="eastAsia"/>
            <w:b/>
            <w:bCs/>
            <w:lang w:val="en-US" w:eastAsia="zh-CN"/>
          </w:rPr>
          <w:t>属于</w:t>
        </w:r>
      </w:ins>
      <w:ins w:id="14" w:author="王佟" w:date="2020-06-03T21:57:30Z">
        <w:r>
          <w:rPr>
            <w:rFonts w:hint="eastAsia"/>
            <w:b/>
            <w:bCs/>
            <w:lang w:val="en-US" w:eastAsia="zh-CN"/>
          </w:rPr>
          <w:t>配置</w:t>
        </w:r>
      </w:ins>
      <w:ins w:id="15" w:author="王佟" w:date="2020-06-03T21:57:31Z">
        <w:r>
          <w:rPr>
            <w:rFonts w:hint="eastAsia"/>
            <w:b/>
            <w:bCs/>
            <w:lang w:val="en-US" w:eastAsia="zh-CN"/>
          </w:rPr>
          <w:t>管理员</w:t>
        </w:r>
      </w:ins>
      <w:ins w:id="16" w:author="王佟" w:date="2020-06-03T21:57:34Z">
        <w:r>
          <w:rPr>
            <w:rFonts w:hint="eastAsia"/>
            <w:b/>
            <w:bCs/>
            <w:lang w:val="en-US" w:eastAsia="zh-CN"/>
          </w:rPr>
          <w:t>？</w:t>
        </w:r>
      </w:ins>
      <w:ins w:id="17" w:author="王佟" w:date="2020-06-03T21:57:21Z">
        <w:r>
          <w:rPr>
            <w:rFonts w:hint="eastAsia"/>
            <w:b/>
            <w:bCs/>
            <w:lang w:val="en-US" w:eastAsia="zh-CN"/>
          </w:rPr>
          <w:t>）</w:t>
        </w:r>
      </w:ins>
    </w:p>
    <w:p>
      <w:pPr>
        <w:pageBreakBefore w:val="0"/>
        <w:widowControl w:val="0"/>
        <w:kinsoku/>
        <w:wordWrap/>
        <w:overflowPunct/>
        <w:topLinePunct w:val="0"/>
        <w:bidi w:val="0"/>
        <w:snapToGrid/>
        <w:spacing w:line="240" w:lineRule="auto"/>
        <w:ind w:left="420" w:leftChars="0" w:firstLine="420" w:firstLineChars="0"/>
        <w:textAlignment w:val="auto"/>
        <w:rPr>
          <w:rFonts w:hint="default"/>
          <w:lang w:val="en-US" w:eastAsia="zh-CN"/>
        </w:rPr>
      </w:pPr>
      <w:r>
        <w:rPr>
          <w:rFonts w:hint="eastAsia"/>
          <w:lang w:val="en-US" w:eastAsia="zh-CN"/>
        </w:rPr>
        <w:t xml:space="preserve"> 负责镜像制作、上传与同步，镜像库管理。</w:t>
      </w:r>
    </w:p>
    <w:p>
      <w:pPr>
        <w:pageBreakBefore w:val="0"/>
        <w:widowControl w:val="0"/>
        <w:kinsoku/>
        <w:wordWrap/>
        <w:overflowPunct/>
        <w:topLinePunct w:val="0"/>
        <w:bidi w:val="0"/>
        <w:snapToGrid/>
        <w:spacing w:line="240" w:lineRule="auto"/>
        <w:textAlignment w:val="auto"/>
        <w:rPr>
          <w:rFonts w:hint="default"/>
          <w:lang w:val="en-US" w:eastAsia="zh-CN"/>
        </w:rPr>
      </w:pPr>
      <w:r>
        <w:rPr>
          <w:rFonts w:hint="eastAsia"/>
          <w:b/>
          <w:bCs/>
          <w:lang w:val="en-US" w:eastAsia="zh-CN"/>
        </w:rPr>
        <w:t xml:space="preserve">    配置管理员</w:t>
      </w:r>
    </w:p>
    <w:p>
      <w:pPr>
        <w:pageBreakBefore w:val="0"/>
        <w:widowControl w:val="0"/>
        <w:kinsoku/>
        <w:wordWrap/>
        <w:overflowPunct/>
        <w:topLinePunct w:val="0"/>
        <w:bidi w:val="0"/>
        <w:snapToGrid/>
        <w:spacing w:line="240" w:lineRule="auto"/>
        <w:ind w:left="420" w:leftChars="0" w:firstLine="420" w:firstLineChars="0"/>
        <w:textAlignment w:val="auto"/>
        <w:rPr>
          <w:rFonts w:hint="default"/>
          <w:color w:val="00B0F0"/>
          <w:lang w:val="en-US" w:eastAsia="zh-CN"/>
        </w:rPr>
      </w:pPr>
      <w:r>
        <w:rPr>
          <w:rFonts w:hint="eastAsia"/>
          <w:color w:val="00B0F0"/>
          <w:lang w:val="en-US" w:eastAsia="zh-CN"/>
        </w:rPr>
        <w:t>？具体职责需要在进行讨论。</w:t>
      </w:r>
    </w:p>
    <w:p>
      <w:pPr>
        <w:pStyle w:val="2"/>
        <w:pageBreakBefore w:val="0"/>
        <w:widowControl w:val="0"/>
        <w:kinsoku/>
        <w:wordWrap/>
        <w:overflowPunct/>
        <w:topLinePunct w:val="0"/>
        <w:bidi w:val="0"/>
        <w:snapToGrid/>
        <w:spacing w:line="240" w:lineRule="auto"/>
        <w:textAlignment w:val="auto"/>
        <w:rPr>
          <w:rFonts w:hint="default"/>
          <w:lang w:val="en-US" w:eastAsia="zh-CN"/>
        </w:rPr>
      </w:pPr>
      <w:bookmarkStart w:id="27" w:name="_Toc22787"/>
      <w:bookmarkStart w:id="28" w:name="_Toc8505"/>
      <w:bookmarkStart w:id="29" w:name="_Toc16053"/>
      <w:r>
        <w:rPr>
          <w:rFonts w:hint="eastAsia"/>
          <w:lang w:val="en-US" w:eastAsia="zh-CN"/>
        </w:rPr>
        <w:t>系统上下文</w:t>
      </w:r>
      <w:bookmarkEnd w:id="27"/>
      <w:bookmarkEnd w:id="28"/>
      <w:bookmarkEnd w:id="29"/>
    </w:p>
    <w:p>
      <w:pPr>
        <w:pStyle w:val="3"/>
        <w:pageBreakBefore w:val="0"/>
        <w:widowControl w:val="0"/>
        <w:kinsoku/>
        <w:wordWrap/>
        <w:overflowPunct/>
        <w:topLinePunct w:val="0"/>
        <w:bidi w:val="0"/>
        <w:snapToGrid/>
        <w:spacing w:line="240" w:lineRule="auto"/>
        <w:textAlignment w:val="auto"/>
        <w:rPr>
          <w:rFonts w:hint="eastAsia"/>
          <w:lang w:val="en-US" w:eastAsia="zh-CN"/>
        </w:rPr>
      </w:pPr>
      <w:bookmarkStart w:id="30" w:name="_Toc17513"/>
      <w:bookmarkStart w:id="31" w:name="_Toc24109"/>
      <w:bookmarkStart w:id="32" w:name="_Toc17777"/>
      <w:r>
        <w:rPr>
          <w:rFonts w:hint="eastAsia"/>
          <w:lang w:val="en-US" w:eastAsia="zh-CN"/>
        </w:rPr>
        <w:t>总体介绍</w:t>
      </w:r>
      <w:bookmarkEnd w:id="30"/>
      <w:bookmarkEnd w:id="31"/>
      <w:bookmarkEnd w:id="32"/>
    </w:p>
    <w:p>
      <w:pPr>
        <w:pageBreakBefore w:val="0"/>
        <w:widowControl w:val="0"/>
        <w:kinsoku/>
        <w:wordWrap/>
        <w:overflowPunct/>
        <w:topLinePunct w:val="0"/>
        <w:bidi w:val="0"/>
        <w:snapToGrid/>
        <w:spacing w:line="240" w:lineRule="auto"/>
        <w:ind w:firstLine="420" w:firstLineChars="0"/>
        <w:textAlignment w:val="auto"/>
        <w:rPr>
          <w:ins w:id="18" w:author="王佟" w:date="2020-06-03T22:07:25Z"/>
          <w:rFonts w:hint="eastAsia"/>
          <w:lang w:val="en-US" w:eastAsia="zh-CN"/>
        </w:rPr>
      </w:pPr>
      <w:del w:id="19" w:author="王佟" w:date="2020-06-03T22:13:48Z">
        <w:r>
          <w:rPr>
            <w:rFonts w:hint="eastAsia"/>
            <w:lang w:val="en-US" w:eastAsia="zh-CN"/>
          </w:rPr>
          <w:delText>容器云管</w:delText>
        </w:r>
      </w:del>
      <w:del w:id="20" w:author="王佟" w:date="2020-06-03T22:13:47Z">
        <w:r>
          <w:rPr>
            <w:rFonts w:hint="eastAsia"/>
            <w:lang w:val="en-US" w:eastAsia="zh-CN"/>
          </w:rPr>
          <w:delText>理平台主题用</w:delText>
        </w:r>
      </w:del>
      <w:del w:id="21" w:author="王佟" w:date="2020-06-03T22:13:46Z">
        <w:r>
          <w:rPr>
            <w:rFonts w:hint="eastAsia"/>
            <w:lang w:val="en-US" w:eastAsia="zh-CN"/>
          </w:rPr>
          <w:delText>户</w:delText>
        </w:r>
      </w:del>
      <w:del w:id="22" w:author="王佟" w:date="2020-06-03T22:13:43Z">
        <w:r>
          <w:rPr>
            <w:rFonts w:hint="eastAsia"/>
            <w:lang w:val="en-US" w:eastAsia="zh-CN"/>
          </w:rPr>
          <w:delText>为容器云平台系统</w:delText>
        </w:r>
      </w:del>
      <w:del w:id="23" w:author="王佟" w:date="2020-06-03T22:13:42Z">
        <w:r>
          <w:rPr>
            <w:rFonts w:hint="eastAsia"/>
            <w:lang w:val="en-US" w:eastAsia="zh-CN"/>
          </w:rPr>
          <w:delText>管理员，开发人员、</w:delText>
        </w:r>
      </w:del>
      <w:del w:id="24" w:author="王佟" w:date="2020-06-03T22:13:41Z">
        <w:r>
          <w:rPr>
            <w:rFonts w:hint="eastAsia"/>
            <w:lang w:val="en-US" w:eastAsia="zh-CN"/>
          </w:rPr>
          <w:delText>测试人员、</w:delText>
        </w:r>
      </w:del>
      <w:del w:id="25" w:author="王佟" w:date="2020-06-03T22:13:40Z">
        <w:r>
          <w:rPr>
            <w:rFonts w:hint="eastAsia"/>
            <w:lang w:val="en-US" w:eastAsia="zh-CN"/>
          </w:rPr>
          <w:delText>运维人员</w:delText>
        </w:r>
      </w:del>
      <w:del w:id="26" w:author="王佟" w:date="2020-06-03T22:13:39Z">
        <w:r>
          <w:rPr>
            <w:rFonts w:hint="eastAsia"/>
            <w:lang w:val="en-US" w:eastAsia="zh-CN"/>
          </w:rPr>
          <w:delText>主要使用</w:delText>
        </w:r>
      </w:del>
      <w:del w:id="27" w:author="王佟" w:date="2020-06-03T22:13:38Z">
        <w:r>
          <w:rPr>
            <w:rFonts w:hint="eastAsia"/>
            <w:lang w:val="en-US" w:eastAsia="zh-CN"/>
          </w:rPr>
          <w:delText>研发能效平台</w:delText>
        </w:r>
      </w:del>
      <w:del w:id="28" w:author="王佟" w:date="2020-06-03T22:13:37Z">
        <w:r>
          <w:rPr>
            <w:rFonts w:hint="eastAsia"/>
            <w:lang w:val="en-US" w:eastAsia="zh-CN"/>
          </w:rPr>
          <w:delText>进行</w:delText>
        </w:r>
      </w:del>
      <w:del w:id="29" w:author="王佟" w:date="2020-06-03T22:13:36Z">
        <w:r>
          <w:rPr>
            <w:rFonts w:hint="eastAsia"/>
            <w:lang w:val="en-US" w:eastAsia="zh-CN"/>
          </w:rPr>
          <w:delText>项目申请、项目</w:delText>
        </w:r>
      </w:del>
      <w:del w:id="30" w:author="王佟" w:date="2020-06-03T22:13:35Z">
        <w:r>
          <w:rPr>
            <w:rFonts w:hint="eastAsia"/>
            <w:lang w:val="en-US" w:eastAsia="zh-CN"/>
          </w:rPr>
          <w:delText>部署、持续集成</w:delText>
        </w:r>
      </w:del>
      <w:del w:id="31" w:author="王佟" w:date="2020-06-03T22:13:34Z">
        <w:r>
          <w:rPr>
            <w:rFonts w:hint="eastAsia"/>
            <w:lang w:val="en-US" w:eastAsia="zh-CN"/>
          </w:rPr>
          <w:delText>、持续发布、服务扩</w:delText>
        </w:r>
      </w:del>
      <w:del w:id="32" w:author="王佟" w:date="2020-06-03T22:13:33Z">
        <w:r>
          <w:rPr>
            <w:rFonts w:hint="eastAsia"/>
            <w:lang w:val="en-US" w:eastAsia="zh-CN"/>
          </w:rPr>
          <w:delText>缩容等相关操作</w:delText>
        </w:r>
      </w:del>
      <w:del w:id="33" w:author="王佟" w:date="2020-06-03T22:13:32Z">
        <w:r>
          <w:rPr>
            <w:rFonts w:hint="eastAsia"/>
            <w:lang w:val="en-US" w:eastAsia="zh-CN"/>
          </w:rPr>
          <w:delText>。</w:delText>
        </w:r>
      </w:del>
    </w:p>
    <w:p>
      <w:pPr>
        <w:pageBreakBefore w:val="0"/>
        <w:widowControl w:val="0"/>
        <w:kinsoku/>
        <w:wordWrap/>
        <w:overflowPunct/>
        <w:topLinePunct w:val="0"/>
        <w:bidi w:val="0"/>
        <w:snapToGrid/>
        <w:spacing w:line="240" w:lineRule="auto"/>
        <w:ind w:firstLine="420" w:firstLineChars="0"/>
        <w:textAlignment w:val="auto"/>
        <w:rPr>
          <w:ins w:id="34" w:author="王佟" w:date="2020-06-03T22:13:57Z"/>
          <w:rFonts w:hint="eastAsia"/>
          <w:lang w:val="en-US" w:eastAsia="zh-CN"/>
        </w:rPr>
      </w:pPr>
      <w:ins w:id="35" w:author="王佟" w:date="2020-06-03T22:07:48Z">
        <w:r>
          <w:rPr>
            <w:rFonts w:hint="eastAsia"/>
            <w:lang w:val="en-US" w:eastAsia="zh-CN"/>
          </w:rPr>
          <w:t>在</w:t>
        </w:r>
      </w:ins>
      <w:ins w:id="36" w:author="王佟" w:date="2020-06-03T22:07:54Z">
        <w:r>
          <w:rPr>
            <w:rFonts w:hint="eastAsia"/>
            <w:lang w:val="en-US" w:eastAsia="zh-CN"/>
          </w:rPr>
          <w:t>研发</w:t>
        </w:r>
      </w:ins>
      <w:ins w:id="37" w:author="王佟" w:date="2020-06-03T22:07:55Z">
        <w:r>
          <w:rPr>
            <w:rFonts w:hint="eastAsia"/>
            <w:lang w:val="en-US" w:eastAsia="zh-CN"/>
          </w:rPr>
          <w:t>环境</w:t>
        </w:r>
      </w:ins>
      <w:ins w:id="38" w:author="王佟" w:date="2020-06-03T22:07:56Z">
        <w:r>
          <w:rPr>
            <w:rFonts w:hint="eastAsia"/>
            <w:lang w:val="en-US" w:eastAsia="zh-CN"/>
          </w:rPr>
          <w:t>，</w:t>
        </w:r>
      </w:ins>
      <w:ins w:id="39" w:author="王佟" w:date="2020-06-03T22:07:58Z">
        <w:r>
          <w:rPr>
            <w:rFonts w:hint="eastAsia"/>
            <w:lang w:val="en-US" w:eastAsia="zh-CN"/>
          </w:rPr>
          <w:t>容器云</w:t>
        </w:r>
      </w:ins>
      <w:ins w:id="40" w:author="王佟" w:date="2020-06-03T22:07:59Z">
        <w:r>
          <w:rPr>
            <w:rFonts w:hint="eastAsia"/>
            <w:lang w:val="en-US" w:eastAsia="zh-CN"/>
          </w:rPr>
          <w:t>管理</w:t>
        </w:r>
      </w:ins>
      <w:ins w:id="41" w:author="王佟" w:date="2020-06-03T22:08:00Z">
        <w:r>
          <w:rPr>
            <w:rFonts w:hint="eastAsia"/>
            <w:lang w:val="en-US" w:eastAsia="zh-CN"/>
          </w:rPr>
          <w:t>平台的</w:t>
        </w:r>
      </w:ins>
      <w:ins w:id="42" w:author="王佟" w:date="2020-06-03T22:08:01Z">
        <w:r>
          <w:rPr>
            <w:rFonts w:hint="eastAsia"/>
            <w:lang w:val="en-US" w:eastAsia="zh-CN"/>
          </w:rPr>
          <w:t>用户</w:t>
        </w:r>
      </w:ins>
      <w:ins w:id="43" w:author="王佟" w:date="2020-06-03T22:08:02Z">
        <w:r>
          <w:rPr>
            <w:rFonts w:hint="eastAsia"/>
            <w:lang w:val="en-US" w:eastAsia="zh-CN"/>
          </w:rPr>
          <w:t>包括</w:t>
        </w:r>
      </w:ins>
      <w:ins w:id="44" w:author="王佟" w:date="2020-06-03T22:08:10Z">
        <w:r>
          <w:rPr>
            <w:rFonts w:hint="eastAsia"/>
            <w:lang w:val="en-US" w:eastAsia="zh-CN"/>
          </w:rPr>
          <w:t>系统</w:t>
        </w:r>
      </w:ins>
      <w:ins w:id="45" w:author="王佟" w:date="2020-06-03T22:08:05Z">
        <w:r>
          <w:rPr>
            <w:rFonts w:hint="eastAsia"/>
            <w:lang w:val="en-US" w:eastAsia="zh-CN"/>
          </w:rPr>
          <w:t>管理员</w:t>
        </w:r>
      </w:ins>
      <w:ins w:id="46" w:author="王佟" w:date="2020-06-03T22:08:08Z">
        <w:r>
          <w:rPr>
            <w:rFonts w:hint="eastAsia"/>
            <w:lang w:val="en-US" w:eastAsia="zh-CN"/>
          </w:rPr>
          <w:t>、</w:t>
        </w:r>
      </w:ins>
      <w:ins w:id="47" w:author="王佟" w:date="2020-06-03T22:08:26Z">
        <w:r>
          <w:rPr>
            <w:rFonts w:hint="eastAsia"/>
            <w:lang w:val="en-US" w:eastAsia="zh-CN"/>
          </w:rPr>
          <w:t>项目</w:t>
        </w:r>
      </w:ins>
      <w:ins w:id="48" w:author="王佟" w:date="2020-06-03T22:08:29Z">
        <w:r>
          <w:rPr>
            <w:rFonts w:hint="eastAsia"/>
            <w:lang w:val="en-US" w:eastAsia="zh-CN"/>
          </w:rPr>
          <w:t>经理</w:t>
        </w:r>
      </w:ins>
      <w:ins w:id="49" w:author="王佟" w:date="2020-06-03T22:08:30Z">
        <w:r>
          <w:rPr>
            <w:rFonts w:hint="eastAsia"/>
            <w:lang w:val="en-US" w:eastAsia="zh-CN"/>
          </w:rPr>
          <w:t>、</w:t>
        </w:r>
      </w:ins>
      <w:ins w:id="50" w:author="王佟" w:date="2020-06-03T22:08:17Z">
        <w:r>
          <w:rPr>
            <w:rFonts w:hint="eastAsia"/>
            <w:lang w:val="en-US" w:eastAsia="zh-CN"/>
          </w:rPr>
          <w:t>开发人员</w:t>
        </w:r>
      </w:ins>
      <w:ins w:id="51" w:author="王佟" w:date="2020-06-03T22:08:18Z">
        <w:r>
          <w:rPr>
            <w:rFonts w:hint="eastAsia"/>
            <w:lang w:val="en-US" w:eastAsia="zh-CN"/>
          </w:rPr>
          <w:t>、</w:t>
        </w:r>
      </w:ins>
      <w:ins w:id="52" w:author="王佟" w:date="2020-06-03T22:08:33Z">
        <w:r>
          <w:rPr>
            <w:rFonts w:hint="eastAsia"/>
            <w:lang w:val="en-US" w:eastAsia="zh-CN"/>
          </w:rPr>
          <w:t>测试</w:t>
        </w:r>
      </w:ins>
      <w:ins w:id="53" w:author="王佟" w:date="2020-06-03T22:08:34Z">
        <w:r>
          <w:rPr>
            <w:rFonts w:hint="eastAsia"/>
            <w:lang w:val="en-US" w:eastAsia="zh-CN"/>
          </w:rPr>
          <w:t>人员</w:t>
        </w:r>
      </w:ins>
      <w:ins w:id="54" w:author="王佟" w:date="2020-06-03T22:08:38Z">
        <w:r>
          <w:rPr>
            <w:rFonts w:hint="eastAsia"/>
            <w:lang w:val="en-US" w:eastAsia="zh-CN"/>
          </w:rPr>
          <w:t>、</w:t>
        </w:r>
      </w:ins>
      <w:ins w:id="55" w:author="王佟" w:date="2020-06-03T22:08:39Z">
        <w:r>
          <w:rPr>
            <w:rFonts w:hint="eastAsia"/>
            <w:lang w:val="en-US" w:eastAsia="zh-CN"/>
          </w:rPr>
          <w:t>配置</w:t>
        </w:r>
      </w:ins>
      <w:ins w:id="56" w:author="王佟" w:date="2020-06-03T22:08:40Z">
        <w:r>
          <w:rPr>
            <w:rFonts w:hint="eastAsia"/>
            <w:lang w:val="en-US" w:eastAsia="zh-CN"/>
          </w:rPr>
          <w:t>管理员</w:t>
        </w:r>
      </w:ins>
      <w:ins w:id="57" w:author="王佟" w:date="2020-06-03T22:08:41Z">
        <w:r>
          <w:rPr>
            <w:rFonts w:hint="eastAsia"/>
            <w:lang w:val="en-US" w:eastAsia="zh-CN"/>
          </w:rPr>
          <w:t>等</w:t>
        </w:r>
      </w:ins>
      <w:ins w:id="58" w:author="王佟" w:date="2020-06-03T22:08:47Z">
        <w:r>
          <w:rPr>
            <w:rFonts w:hint="eastAsia"/>
            <w:lang w:val="en-US" w:eastAsia="zh-CN"/>
          </w:rPr>
          <w:t>。</w:t>
        </w:r>
      </w:ins>
      <w:ins w:id="59" w:author="王佟" w:date="2020-06-03T22:08:50Z">
        <w:r>
          <w:rPr>
            <w:rFonts w:hint="eastAsia"/>
            <w:lang w:val="en-US" w:eastAsia="zh-CN"/>
          </w:rPr>
          <w:t>相关</w:t>
        </w:r>
      </w:ins>
      <w:ins w:id="60" w:author="王佟" w:date="2020-06-03T22:08:51Z">
        <w:r>
          <w:rPr>
            <w:rFonts w:hint="eastAsia"/>
            <w:lang w:val="en-US" w:eastAsia="zh-CN"/>
          </w:rPr>
          <w:t>用户</w:t>
        </w:r>
      </w:ins>
      <w:ins w:id="61" w:author="王佟" w:date="2020-06-03T22:08:52Z">
        <w:r>
          <w:rPr>
            <w:rFonts w:hint="eastAsia"/>
            <w:lang w:val="en-US" w:eastAsia="zh-CN"/>
          </w:rPr>
          <w:t>可通过</w:t>
        </w:r>
      </w:ins>
      <w:ins w:id="62" w:author="王佟" w:date="2020-06-03T22:08:53Z">
        <w:r>
          <w:rPr>
            <w:rFonts w:hint="eastAsia"/>
            <w:lang w:val="en-US" w:eastAsia="zh-CN"/>
          </w:rPr>
          <w:t>研发</w:t>
        </w:r>
      </w:ins>
      <w:ins w:id="63" w:author="王佟" w:date="2020-06-03T22:08:54Z">
        <w:r>
          <w:rPr>
            <w:rFonts w:hint="eastAsia"/>
            <w:lang w:val="en-US" w:eastAsia="zh-CN"/>
          </w:rPr>
          <w:t>效能</w:t>
        </w:r>
      </w:ins>
      <w:ins w:id="64" w:author="王佟" w:date="2020-06-03T22:08:55Z">
        <w:r>
          <w:rPr>
            <w:rFonts w:hint="eastAsia"/>
            <w:lang w:val="en-US" w:eastAsia="zh-CN"/>
          </w:rPr>
          <w:t>平台</w:t>
        </w:r>
      </w:ins>
      <w:ins w:id="65" w:author="王佟" w:date="2020-06-03T22:08:59Z">
        <w:r>
          <w:rPr>
            <w:rFonts w:hint="eastAsia"/>
            <w:lang w:val="en-US" w:eastAsia="zh-CN"/>
          </w:rPr>
          <w:t>，</w:t>
        </w:r>
      </w:ins>
      <w:ins w:id="66" w:author="王佟" w:date="2020-06-03T22:09:07Z">
        <w:r>
          <w:rPr>
            <w:rFonts w:hint="eastAsia"/>
            <w:lang w:val="en-US" w:eastAsia="zh-CN"/>
          </w:rPr>
          <w:t>初始化</w:t>
        </w:r>
      </w:ins>
      <w:ins w:id="67" w:author="王佟" w:date="2020-06-03T22:09:09Z">
        <w:r>
          <w:rPr>
            <w:rFonts w:hint="eastAsia"/>
            <w:lang w:val="en-US" w:eastAsia="zh-CN"/>
          </w:rPr>
          <w:t>项目</w:t>
        </w:r>
      </w:ins>
      <w:ins w:id="68" w:author="王佟" w:date="2020-06-03T22:09:14Z">
        <w:r>
          <w:rPr>
            <w:rFonts w:hint="eastAsia"/>
            <w:lang w:val="en-US" w:eastAsia="zh-CN"/>
          </w:rPr>
          <w:t>运行</w:t>
        </w:r>
      </w:ins>
      <w:ins w:id="69" w:author="王佟" w:date="2020-06-03T22:09:15Z">
        <w:r>
          <w:rPr>
            <w:rFonts w:hint="eastAsia"/>
            <w:lang w:val="en-US" w:eastAsia="zh-CN"/>
          </w:rPr>
          <w:t>环境</w:t>
        </w:r>
      </w:ins>
      <w:ins w:id="70" w:author="王佟" w:date="2020-06-03T22:09:39Z">
        <w:r>
          <w:rPr>
            <w:rFonts w:hint="eastAsia"/>
            <w:lang w:val="en-US" w:eastAsia="zh-CN"/>
          </w:rPr>
          <w:t>，</w:t>
        </w:r>
      </w:ins>
      <w:ins w:id="71" w:author="王佟" w:date="2020-06-03T22:09:40Z">
        <w:r>
          <w:rPr>
            <w:rFonts w:hint="eastAsia"/>
            <w:lang w:val="en-US" w:eastAsia="zh-CN"/>
          </w:rPr>
          <w:t>执行</w:t>
        </w:r>
      </w:ins>
      <w:ins w:id="72" w:author="王佟" w:date="2020-06-03T22:09:21Z">
        <w:r>
          <w:rPr>
            <w:rFonts w:hint="eastAsia"/>
            <w:lang w:val="en-US" w:eastAsia="zh-CN"/>
          </w:rPr>
          <w:t>持续</w:t>
        </w:r>
      </w:ins>
      <w:ins w:id="73" w:author="王佟" w:date="2020-06-03T22:09:24Z">
        <w:r>
          <w:rPr>
            <w:rFonts w:hint="eastAsia"/>
            <w:lang w:val="en-US" w:eastAsia="zh-CN"/>
          </w:rPr>
          <w:t>集成</w:t>
        </w:r>
      </w:ins>
      <w:ins w:id="74" w:author="王佟" w:date="2020-06-03T22:09:25Z">
        <w:r>
          <w:rPr>
            <w:rFonts w:hint="eastAsia"/>
            <w:lang w:val="en-US" w:eastAsia="zh-CN"/>
          </w:rPr>
          <w:t>和</w:t>
        </w:r>
      </w:ins>
      <w:ins w:id="75" w:author="王佟" w:date="2020-06-03T22:09:27Z">
        <w:r>
          <w:rPr>
            <w:rFonts w:hint="eastAsia"/>
            <w:lang w:val="en-US" w:eastAsia="zh-CN"/>
          </w:rPr>
          <w:t>持续</w:t>
        </w:r>
      </w:ins>
      <w:ins w:id="76" w:author="王佟" w:date="2020-06-03T22:09:28Z">
        <w:r>
          <w:rPr>
            <w:rFonts w:hint="eastAsia"/>
            <w:lang w:val="en-US" w:eastAsia="zh-CN"/>
          </w:rPr>
          <w:t>发布</w:t>
        </w:r>
      </w:ins>
      <w:ins w:id="77" w:author="王佟" w:date="2020-06-03T22:09:36Z">
        <w:r>
          <w:rPr>
            <w:rFonts w:hint="eastAsia"/>
            <w:lang w:val="en-US" w:eastAsia="zh-CN"/>
          </w:rPr>
          <w:t>。</w:t>
        </w:r>
      </w:ins>
    </w:p>
    <w:p>
      <w:pPr>
        <w:pageBreakBefore w:val="0"/>
        <w:widowControl w:val="0"/>
        <w:kinsoku/>
        <w:wordWrap/>
        <w:overflowPunct/>
        <w:topLinePunct w:val="0"/>
        <w:bidi w:val="0"/>
        <w:snapToGrid/>
        <w:spacing w:line="240" w:lineRule="auto"/>
        <w:ind w:firstLine="420" w:firstLineChars="0"/>
        <w:textAlignment w:val="auto"/>
        <w:rPr>
          <w:ins w:id="78" w:author="王佟" w:date="2020-06-03T22:09:43Z"/>
          <w:rFonts w:hint="eastAsia"/>
          <w:lang w:val="en-US" w:eastAsia="zh-CN"/>
        </w:rPr>
      </w:pPr>
    </w:p>
    <w:p>
      <w:pPr>
        <w:pageBreakBefore w:val="0"/>
        <w:widowControl w:val="0"/>
        <w:kinsoku/>
        <w:wordWrap/>
        <w:overflowPunct/>
        <w:topLinePunct w:val="0"/>
        <w:bidi w:val="0"/>
        <w:snapToGrid/>
        <w:spacing w:line="240" w:lineRule="auto"/>
        <w:ind w:firstLine="420" w:firstLineChars="0"/>
        <w:textAlignment w:val="auto"/>
        <w:rPr>
          <w:ins w:id="79" w:author="王佟" w:date="2020-06-03T22:26:17Z"/>
          <w:rFonts w:hint="eastAsia"/>
          <w:lang w:val="en-US" w:eastAsia="zh-CN"/>
        </w:rPr>
      </w:pPr>
      <w:ins w:id="80" w:author="王佟" w:date="2020-06-03T22:09:44Z">
        <w:r>
          <w:rPr>
            <w:rFonts w:hint="eastAsia"/>
            <w:lang w:val="en-US" w:eastAsia="zh-CN"/>
          </w:rPr>
          <w:t>在</w:t>
        </w:r>
      </w:ins>
      <w:ins w:id="81" w:author="王佟" w:date="2020-06-03T22:09:45Z">
        <w:r>
          <w:rPr>
            <w:rFonts w:hint="eastAsia"/>
            <w:lang w:val="en-US" w:eastAsia="zh-CN"/>
          </w:rPr>
          <w:t>生产</w:t>
        </w:r>
      </w:ins>
      <w:ins w:id="82" w:author="王佟" w:date="2020-06-03T22:09:46Z">
        <w:r>
          <w:rPr>
            <w:rFonts w:hint="eastAsia"/>
            <w:lang w:val="en-US" w:eastAsia="zh-CN"/>
          </w:rPr>
          <w:t>环境</w:t>
        </w:r>
      </w:ins>
      <w:ins w:id="83" w:author="王佟" w:date="2020-06-03T22:09:47Z">
        <w:r>
          <w:rPr>
            <w:rFonts w:hint="eastAsia"/>
            <w:lang w:val="en-US" w:eastAsia="zh-CN"/>
          </w:rPr>
          <w:t>，</w:t>
        </w:r>
      </w:ins>
      <w:ins w:id="84" w:author="王佟" w:date="2020-06-03T22:09:48Z">
        <w:r>
          <w:rPr>
            <w:rFonts w:hint="eastAsia"/>
            <w:lang w:val="en-US" w:eastAsia="zh-CN"/>
          </w:rPr>
          <w:t>容器云</w:t>
        </w:r>
      </w:ins>
      <w:ins w:id="85" w:author="王佟" w:date="2020-06-03T22:09:49Z">
        <w:r>
          <w:rPr>
            <w:rFonts w:hint="eastAsia"/>
            <w:lang w:val="en-US" w:eastAsia="zh-CN"/>
          </w:rPr>
          <w:t>管理</w:t>
        </w:r>
      </w:ins>
      <w:ins w:id="86" w:author="王佟" w:date="2020-06-03T22:09:50Z">
        <w:r>
          <w:rPr>
            <w:rFonts w:hint="eastAsia"/>
            <w:lang w:val="en-US" w:eastAsia="zh-CN"/>
          </w:rPr>
          <w:t>平台的</w:t>
        </w:r>
      </w:ins>
      <w:ins w:id="87" w:author="王佟" w:date="2020-06-03T22:09:52Z">
        <w:r>
          <w:rPr>
            <w:rFonts w:hint="eastAsia"/>
            <w:lang w:val="en-US" w:eastAsia="zh-CN"/>
          </w:rPr>
          <w:t>用户</w:t>
        </w:r>
      </w:ins>
      <w:ins w:id="88" w:author="王佟" w:date="2020-06-03T22:10:21Z">
        <w:r>
          <w:rPr>
            <w:rFonts w:hint="eastAsia"/>
            <w:lang w:val="en-US" w:eastAsia="zh-CN"/>
          </w:rPr>
          <w:t>主要是</w:t>
        </w:r>
      </w:ins>
      <w:ins w:id="89" w:author="王佟" w:date="2020-06-03T22:09:54Z">
        <w:r>
          <w:rPr>
            <w:rFonts w:hint="eastAsia"/>
            <w:lang w:val="en-US" w:eastAsia="zh-CN"/>
          </w:rPr>
          <w:t>系统</w:t>
        </w:r>
      </w:ins>
      <w:ins w:id="90" w:author="王佟" w:date="2020-06-03T22:09:55Z">
        <w:r>
          <w:rPr>
            <w:rFonts w:hint="eastAsia"/>
            <w:lang w:val="en-US" w:eastAsia="zh-CN"/>
          </w:rPr>
          <w:t>管理员</w:t>
        </w:r>
      </w:ins>
      <w:ins w:id="91" w:author="王佟" w:date="2020-06-03T22:10:24Z">
        <w:r>
          <w:rPr>
            <w:rFonts w:hint="eastAsia"/>
            <w:lang w:val="en-US" w:eastAsia="zh-CN"/>
          </w:rPr>
          <w:t>，</w:t>
        </w:r>
      </w:ins>
      <w:ins w:id="92" w:author="王佟" w:date="2020-06-03T22:10:57Z">
        <w:r>
          <w:rPr>
            <w:rFonts w:hint="eastAsia"/>
            <w:lang w:val="en-US" w:eastAsia="zh-CN"/>
          </w:rPr>
          <w:t>负责</w:t>
        </w:r>
      </w:ins>
      <w:ins w:id="93" w:author="王佟" w:date="2020-06-03T22:11:00Z">
        <w:r>
          <w:rPr>
            <w:rFonts w:hint="eastAsia"/>
            <w:lang w:val="en-US" w:eastAsia="zh-CN"/>
          </w:rPr>
          <w:t>容器云</w:t>
        </w:r>
      </w:ins>
      <w:ins w:id="94" w:author="王佟" w:date="2020-06-03T22:11:15Z">
        <w:r>
          <w:rPr>
            <w:rFonts w:hint="eastAsia"/>
            <w:lang w:val="en-US" w:eastAsia="zh-CN"/>
          </w:rPr>
          <w:t>服务器</w:t>
        </w:r>
      </w:ins>
      <w:ins w:id="95" w:author="王佟" w:date="2020-06-03T22:11:07Z">
        <w:r>
          <w:rPr>
            <w:rFonts w:hint="eastAsia"/>
            <w:lang w:val="en-US" w:eastAsia="zh-CN"/>
          </w:rPr>
          <w:t>、</w:t>
        </w:r>
      </w:ins>
      <w:ins w:id="96" w:author="王佟" w:date="2020-06-03T22:11:08Z">
        <w:r>
          <w:rPr>
            <w:rFonts w:hint="eastAsia"/>
            <w:lang w:val="en-US" w:eastAsia="zh-CN"/>
          </w:rPr>
          <w:t>网络</w:t>
        </w:r>
      </w:ins>
      <w:ins w:id="97" w:author="王佟" w:date="2020-06-03T22:11:09Z">
        <w:r>
          <w:rPr>
            <w:rFonts w:hint="eastAsia"/>
            <w:lang w:val="en-US" w:eastAsia="zh-CN"/>
          </w:rPr>
          <w:t>存储</w:t>
        </w:r>
      </w:ins>
      <w:ins w:id="98" w:author="王佟" w:date="2020-06-03T22:11:10Z">
        <w:r>
          <w:rPr>
            <w:rFonts w:hint="eastAsia"/>
            <w:lang w:val="en-US" w:eastAsia="zh-CN"/>
          </w:rPr>
          <w:t>、</w:t>
        </w:r>
      </w:ins>
      <w:ins w:id="99" w:author="王佟" w:date="2020-06-03T22:11:19Z">
        <w:r>
          <w:rPr>
            <w:rFonts w:hint="eastAsia"/>
            <w:lang w:val="en-US" w:eastAsia="zh-CN"/>
          </w:rPr>
          <w:t>应用</w:t>
        </w:r>
      </w:ins>
      <w:ins w:id="100" w:author="王佟" w:date="2020-06-03T22:11:21Z">
        <w:r>
          <w:rPr>
            <w:rFonts w:hint="eastAsia"/>
            <w:lang w:val="en-US" w:eastAsia="zh-CN"/>
          </w:rPr>
          <w:t>管理等</w:t>
        </w:r>
      </w:ins>
      <w:ins w:id="101" w:author="王佟" w:date="2020-06-03T22:12:22Z">
        <w:r>
          <w:rPr>
            <w:rFonts w:hint="eastAsia"/>
            <w:lang w:val="en-US" w:eastAsia="zh-CN"/>
          </w:rPr>
          <w:t>，</w:t>
        </w:r>
      </w:ins>
      <w:ins w:id="102" w:author="王佟" w:date="2020-06-03T22:12:25Z">
        <w:r>
          <w:rPr>
            <w:rFonts w:hint="eastAsia"/>
            <w:lang w:val="en-US" w:eastAsia="zh-CN"/>
          </w:rPr>
          <w:t>包括服务器</w:t>
        </w:r>
      </w:ins>
      <w:ins w:id="103" w:author="王佟" w:date="2020-06-03T22:12:31Z">
        <w:r>
          <w:rPr>
            <w:rFonts w:hint="eastAsia"/>
            <w:lang w:val="en-US" w:eastAsia="zh-CN"/>
          </w:rPr>
          <w:t>扩缩容</w:t>
        </w:r>
      </w:ins>
      <w:ins w:id="104" w:author="王佟" w:date="2020-06-03T22:12:32Z">
        <w:r>
          <w:rPr>
            <w:rFonts w:hint="eastAsia"/>
            <w:lang w:val="en-US" w:eastAsia="zh-CN"/>
          </w:rPr>
          <w:t>、</w:t>
        </w:r>
      </w:ins>
      <w:ins w:id="105" w:author="王佟" w:date="2020-06-03T22:12:40Z">
        <w:r>
          <w:rPr>
            <w:rFonts w:hint="eastAsia"/>
            <w:lang w:val="en-US" w:eastAsia="zh-CN"/>
          </w:rPr>
          <w:t>存储和</w:t>
        </w:r>
      </w:ins>
      <w:ins w:id="106" w:author="王佟" w:date="2020-06-03T22:12:42Z">
        <w:r>
          <w:rPr>
            <w:rFonts w:hint="eastAsia"/>
            <w:lang w:val="en-US" w:eastAsia="zh-CN"/>
          </w:rPr>
          <w:t>网络</w:t>
        </w:r>
      </w:ins>
      <w:ins w:id="107" w:author="王佟" w:date="2020-06-03T22:12:43Z">
        <w:r>
          <w:rPr>
            <w:rFonts w:hint="eastAsia"/>
            <w:lang w:val="en-US" w:eastAsia="zh-CN"/>
          </w:rPr>
          <w:t>配置</w:t>
        </w:r>
      </w:ins>
      <w:ins w:id="108" w:author="王佟" w:date="2020-06-03T22:13:01Z">
        <w:r>
          <w:rPr>
            <w:rFonts w:hint="eastAsia"/>
            <w:lang w:val="en-US" w:eastAsia="zh-CN"/>
          </w:rPr>
          <w:t>、</w:t>
        </w:r>
      </w:ins>
      <w:ins w:id="109" w:author="王佟" w:date="2020-06-03T22:13:03Z">
        <w:r>
          <w:rPr>
            <w:rFonts w:hint="eastAsia"/>
            <w:lang w:val="en-US" w:eastAsia="zh-CN"/>
          </w:rPr>
          <w:t>应用</w:t>
        </w:r>
      </w:ins>
      <w:ins w:id="110" w:author="王佟" w:date="2020-06-03T22:13:05Z">
        <w:r>
          <w:rPr>
            <w:rFonts w:hint="eastAsia"/>
            <w:lang w:val="en-US" w:eastAsia="zh-CN"/>
          </w:rPr>
          <w:t>部署</w:t>
        </w:r>
      </w:ins>
      <w:ins w:id="111" w:author="王佟" w:date="2020-06-03T22:13:07Z">
        <w:r>
          <w:rPr>
            <w:rFonts w:hint="eastAsia"/>
            <w:lang w:val="en-US" w:eastAsia="zh-CN"/>
          </w:rPr>
          <w:t>发布</w:t>
        </w:r>
      </w:ins>
      <w:ins w:id="112" w:author="王佟" w:date="2020-06-03T22:13:08Z">
        <w:r>
          <w:rPr>
            <w:rFonts w:hint="eastAsia"/>
            <w:lang w:val="en-US" w:eastAsia="zh-CN"/>
          </w:rPr>
          <w:t>或</w:t>
        </w:r>
      </w:ins>
      <w:ins w:id="113" w:author="王佟" w:date="2020-06-03T22:13:13Z">
        <w:r>
          <w:rPr>
            <w:rFonts w:hint="eastAsia"/>
            <w:lang w:val="en-US" w:eastAsia="zh-CN"/>
          </w:rPr>
          <w:t>下线</w:t>
        </w:r>
      </w:ins>
      <w:ins w:id="114" w:author="王佟" w:date="2020-06-03T22:12:46Z">
        <w:r>
          <w:rPr>
            <w:rFonts w:hint="eastAsia"/>
            <w:lang w:val="en-US" w:eastAsia="zh-CN"/>
          </w:rPr>
          <w:t>等</w:t>
        </w:r>
      </w:ins>
      <w:ins w:id="115" w:author="王佟" w:date="2020-06-03T22:11:27Z">
        <w:r>
          <w:rPr>
            <w:rFonts w:hint="eastAsia"/>
            <w:lang w:val="en-US" w:eastAsia="zh-CN"/>
          </w:rPr>
          <w:t>。</w:t>
        </w:r>
      </w:ins>
    </w:p>
    <w:p>
      <w:pPr>
        <w:pageBreakBefore w:val="0"/>
        <w:widowControl w:val="0"/>
        <w:kinsoku/>
        <w:wordWrap/>
        <w:overflowPunct/>
        <w:topLinePunct w:val="0"/>
        <w:bidi w:val="0"/>
        <w:snapToGrid/>
        <w:spacing w:line="240" w:lineRule="auto"/>
        <w:ind w:firstLine="420" w:firstLineChars="0"/>
        <w:textAlignment w:val="auto"/>
        <w:rPr>
          <w:ins w:id="116" w:author="王佟" w:date="2020-06-03T22:26:17Z"/>
          <w:rFonts w:hint="eastAsia"/>
          <w:lang w:val="en-US" w:eastAsia="zh-CN"/>
        </w:rPr>
      </w:pPr>
    </w:p>
    <w:p>
      <w:pPr>
        <w:pageBreakBefore w:val="0"/>
        <w:widowControl w:val="0"/>
        <w:kinsoku/>
        <w:wordWrap/>
        <w:overflowPunct/>
        <w:topLinePunct w:val="0"/>
        <w:bidi w:val="0"/>
        <w:snapToGrid/>
        <w:spacing w:line="240" w:lineRule="auto"/>
        <w:ind w:firstLine="420" w:firstLineChars="0"/>
        <w:textAlignment w:val="auto"/>
        <w:rPr>
          <w:ins w:id="117" w:author="王佟" w:date="2020-06-03T22:26:17Z"/>
          <w:rFonts w:hint="eastAsia"/>
          <w:lang w:val="en-US" w:eastAsia="zh-CN"/>
        </w:rPr>
      </w:pPr>
    </w:p>
    <w:p>
      <w:pPr>
        <w:pageBreakBefore w:val="0"/>
        <w:widowControl w:val="0"/>
        <w:kinsoku/>
        <w:wordWrap/>
        <w:overflowPunct/>
        <w:topLinePunct w:val="0"/>
        <w:bidi w:val="0"/>
        <w:snapToGrid/>
        <w:spacing w:line="240" w:lineRule="auto"/>
        <w:ind w:firstLine="420" w:firstLineChars="0"/>
        <w:textAlignment w:val="auto"/>
        <w:rPr>
          <w:ins w:id="118" w:author="王佟" w:date="2020-06-03T22:26:20Z"/>
          <w:rFonts w:hint="eastAsia"/>
          <w:lang w:val="en-US" w:eastAsia="zh-CN"/>
        </w:rPr>
      </w:pPr>
    </w:p>
    <w:p>
      <w:pPr>
        <w:pageBreakBefore w:val="0"/>
        <w:widowControl w:val="0"/>
        <w:kinsoku/>
        <w:wordWrap/>
        <w:overflowPunct/>
        <w:topLinePunct w:val="0"/>
        <w:bidi w:val="0"/>
        <w:snapToGrid/>
        <w:spacing w:line="240" w:lineRule="auto"/>
        <w:ind w:firstLine="420" w:firstLineChars="0"/>
        <w:textAlignment w:val="auto"/>
        <w:rPr>
          <w:ins w:id="119" w:author="王佟" w:date="2020-06-03T22:26:20Z"/>
          <w:rFonts w:hint="eastAsia"/>
          <w:lang w:val="en-US" w:eastAsia="zh-CN"/>
        </w:rPr>
      </w:pPr>
    </w:p>
    <w:p>
      <w:pPr>
        <w:pageBreakBefore w:val="0"/>
        <w:widowControl w:val="0"/>
        <w:kinsoku/>
        <w:wordWrap/>
        <w:overflowPunct/>
        <w:topLinePunct w:val="0"/>
        <w:bidi w:val="0"/>
        <w:snapToGrid/>
        <w:spacing w:line="240" w:lineRule="auto"/>
        <w:ind w:firstLine="420" w:firstLineChars="0"/>
        <w:textAlignment w:val="auto"/>
        <w:rPr>
          <w:ins w:id="120" w:author="王佟" w:date="2020-06-03T22:26:36Z"/>
          <w:rFonts w:hint="eastAsia"/>
          <w:lang w:val="en-US" w:eastAsia="zh-CN"/>
        </w:rPr>
      </w:pPr>
      <w:ins w:id="121" w:author="王佟" w:date="2020-06-03T22:26:22Z">
        <w:r>
          <w:rPr>
            <w:rFonts w:hint="eastAsia"/>
            <w:lang w:val="en-US" w:eastAsia="zh-CN"/>
          </w:rPr>
          <w:t>上下文图</w:t>
        </w:r>
      </w:ins>
      <w:ins w:id="122" w:author="王佟" w:date="2020-06-03T22:26:23Z">
        <w:r>
          <w:rPr>
            <w:rFonts w:hint="eastAsia"/>
            <w:lang w:val="en-US" w:eastAsia="zh-CN"/>
          </w:rPr>
          <w:t>按照</w:t>
        </w:r>
      </w:ins>
      <w:ins w:id="123" w:author="王佟" w:date="2020-06-03T22:26:24Z">
        <w:r>
          <w:rPr>
            <w:rFonts w:hint="eastAsia"/>
            <w:lang w:val="en-US" w:eastAsia="zh-CN"/>
          </w:rPr>
          <w:t>研发</w:t>
        </w:r>
      </w:ins>
      <w:ins w:id="124" w:author="王佟" w:date="2020-06-03T22:26:25Z">
        <w:r>
          <w:rPr>
            <w:rFonts w:hint="eastAsia"/>
            <w:lang w:val="en-US" w:eastAsia="zh-CN"/>
          </w:rPr>
          <w:t>、</w:t>
        </w:r>
      </w:ins>
      <w:ins w:id="125" w:author="王佟" w:date="2020-06-03T22:26:28Z">
        <w:r>
          <w:rPr>
            <w:rFonts w:hint="eastAsia"/>
            <w:lang w:val="en-US" w:eastAsia="zh-CN"/>
          </w:rPr>
          <w:t>生产</w:t>
        </w:r>
      </w:ins>
      <w:ins w:id="126" w:author="王佟" w:date="2020-06-03T22:26:31Z">
        <w:r>
          <w:rPr>
            <w:rFonts w:hint="eastAsia"/>
            <w:lang w:val="en-US" w:eastAsia="zh-CN"/>
          </w:rPr>
          <w:t>两种</w:t>
        </w:r>
      </w:ins>
      <w:ins w:id="127" w:author="王佟" w:date="2020-06-03T22:26:32Z">
        <w:r>
          <w:rPr>
            <w:rFonts w:hint="eastAsia"/>
            <w:lang w:val="en-US" w:eastAsia="zh-CN"/>
          </w:rPr>
          <w:t>情况</w:t>
        </w:r>
      </w:ins>
      <w:ins w:id="128" w:author="王佟" w:date="2020-06-03T22:26:35Z">
        <w:r>
          <w:rPr>
            <w:rFonts w:hint="eastAsia"/>
            <w:lang w:val="en-US" w:eastAsia="zh-CN"/>
          </w:rPr>
          <w:t>画。</w:t>
        </w:r>
      </w:ins>
    </w:p>
    <w:p>
      <w:pPr>
        <w:pageBreakBefore w:val="0"/>
        <w:widowControl w:val="0"/>
        <w:kinsoku/>
        <w:wordWrap/>
        <w:overflowPunct/>
        <w:topLinePunct w:val="0"/>
        <w:bidi w:val="0"/>
        <w:snapToGrid/>
        <w:spacing w:line="240" w:lineRule="auto"/>
        <w:ind w:firstLine="420" w:firstLineChars="0"/>
        <w:textAlignment w:val="auto"/>
        <w:rPr>
          <w:ins w:id="129" w:author="王佟" w:date="2020-06-03T22:28:23Z"/>
          <w:rFonts w:hint="eastAsia"/>
          <w:lang w:val="en-US" w:eastAsia="zh-CN"/>
        </w:rPr>
      </w:pPr>
      <w:ins w:id="130" w:author="王佟" w:date="2020-06-03T22:26:58Z">
        <w:r>
          <w:rPr>
            <w:rFonts w:hint="eastAsia"/>
            <w:lang w:val="en-US" w:eastAsia="zh-CN"/>
          </w:rPr>
          <w:t>上下文图</w:t>
        </w:r>
      </w:ins>
      <w:ins w:id="131" w:author="王佟" w:date="2020-06-03T22:27:06Z">
        <w:r>
          <w:rPr>
            <w:rFonts w:hint="eastAsia"/>
            <w:lang w:val="en-US" w:eastAsia="zh-CN"/>
          </w:rPr>
          <w:t>周边</w:t>
        </w:r>
      </w:ins>
      <w:ins w:id="132" w:author="王佟" w:date="2020-06-03T22:27:07Z">
        <w:r>
          <w:rPr>
            <w:rFonts w:hint="eastAsia"/>
            <w:lang w:val="en-US" w:eastAsia="zh-CN"/>
          </w:rPr>
          <w:t>子系统</w:t>
        </w:r>
      </w:ins>
      <w:ins w:id="133" w:author="王佟" w:date="2020-06-03T22:27:33Z">
        <w:r>
          <w:rPr>
            <w:rFonts w:hint="eastAsia"/>
            <w:lang w:val="en-US" w:eastAsia="zh-CN"/>
          </w:rPr>
          <w:t>可以</w:t>
        </w:r>
      </w:ins>
      <w:ins w:id="134" w:author="王佟" w:date="2020-06-03T22:27:34Z">
        <w:r>
          <w:rPr>
            <w:rFonts w:hint="eastAsia"/>
            <w:lang w:val="en-US" w:eastAsia="zh-CN"/>
          </w:rPr>
          <w:t>不用</w:t>
        </w:r>
      </w:ins>
      <w:ins w:id="135" w:author="王佟" w:date="2020-06-03T22:27:35Z">
        <w:r>
          <w:rPr>
            <w:rFonts w:hint="eastAsia"/>
            <w:lang w:val="en-US" w:eastAsia="zh-CN"/>
          </w:rPr>
          <w:t>画</w:t>
        </w:r>
      </w:ins>
      <w:ins w:id="136" w:author="王佟" w:date="2020-06-03T22:27:39Z">
        <w:r>
          <w:rPr>
            <w:rFonts w:hint="eastAsia"/>
            <w:lang w:val="en-US" w:eastAsia="zh-CN"/>
          </w:rPr>
          <w:t>细节</w:t>
        </w:r>
      </w:ins>
      <w:ins w:id="137" w:author="王佟" w:date="2020-06-03T22:27:54Z">
        <w:r>
          <w:rPr>
            <w:rFonts w:hint="eastAsia"/>
            <w:lang w:val="en-US" w:eastAsia="zh-CN"/>
          </w:rPr>
          <w:t>，</w:t>
        </w:r>
      </w:ins>
      <w:ins w:id="138" w:author="王佟" w:date="2020-06-03T22:27:58Z">
        <w:r>
          <w:rPr>
            <w:rFonts w:hint="eastAsia"/>
            <w:lang w:val="en-US" w:eastAsia="zh-CN"/>
          </w:rPr>
          <w:t>总体</w:t>
        </w:r>
      </w:ins>
      <w:ins w:id="139" w:author="王佟" w:date="2020-06-03T22:27:59Z">
        <w:r>
          <w:rPr>
            <w:rFonts w:hint="eastAsia"/>
            <w:lang w:val="en-US" w:eastAsia="zh-CN"/>
          </w:rPr>
          <w:t>按照</w:t>
        </w:r>
      </w:ins>
      <w:ins w:id="140" w:author="王佟" w:date="2020-06-03T22:28:03Z">
        <w:r>
          <w:rPr>
            <w:rFonts w:hint="eastAsia"/>
            <w:lang w:val="en-US" w:eastAsia="zh-CN"/>
          </w:rPr>
          <w:t>典型</w:t>
        </w:r>
      </w:ins>
      <w:ins w:id="141" w:author="王佟" w:date="2020-06-03T22:28:04Z">
        <w:r>
          <w:rPr>
            <w:rFonts w:hint="eastAsia"/>
            <w:lang w:val="en-US" w:eastAsia="zh-CN"/>
          </w:rPr>
          <w:t>流程</w:t>
        </w:r>
      </w:ins>
      <w:ins w:id="142" w:author="王佟" w:date="2020-06-03T22:28:08Z">
        <w:r>
          <w:rPr>
            <w:rFonts w:hint="eastAsia"/>
            <w:lang w:val="en-US" w:eastAsia="zh-CN"/>
          </w:rPr>
          <w:t>从左到右的</w:t>
        </w:r>
      </w:ins>
      <w:ins w:id="143" w:author="王佟" w:date="2020-06-03T22:28:11Z">
        <w:r>
          <w:rPr>
            <w:rFonts w:hint="eastAsia"/>
            <w:lang w:val="en-US" w:eastAsia="zh-CN"/>
          </w:rPr>
          <w:t>顺序</w:t>
        </w:r>
      </w:ins>
      <w:ins w:id="144" w:author="王佟" w:date="2020-06-03T22:28:13Z">
        <w:r>
          <w:rPr>
            <w:rFonts w:hint="eastAsia"/>
            <w:lang w:val="en-US" w:eastAsia="zh-CN"/>
          </w:rPr>
          <w:t>画。</w:t>
        </w:r>
      </w:ins>
    </w:p>
    <w:p>
      <w:pPr>
        <w:pageBreakBefore w:val="0"/>
        <w:widowControl w:val="0"/>
        <w:kinsoku/>
        <w:wordWrap/>
        <w:overflowPunct/>
        <w:topLinePunct w:val="0"/>
        <w:bidi w:val="0"/>
        <w:snapToGrid/>
        <w:spacing w:line="240" w:lineRule="auto"/>
        <w:ind w:firstLine="420" w:firstLineChars="0"/>
        <w:textAlignment w:val="auto"/>
        <w:rPr>
          <w:ins w:id="145" w:author="王佟" w:date="2020-06-03T22:29:16Z"/>
          <w:rFonts w:hint="eastAsia"/>
          <w:lang w:val="en-US" w:eastAsia="zh-CN"/>
        </w:rPr>
      </w:pPr>
      <w:ins w:id="146" w:author="王佟" w:date="2020-06-03T22:28:25Z">
        <w:r>
          <w:rPr>
            <w:rFonts w:hint="eastAsia"/>
            <w:lang w:val="en-US" w:eastAsia="zh-CN"/>
          </w:rPr>
          <w:t>所标注</w:t>
        </w:r>
      </w:ins>
      <w:ins w:id="147" w:author="王佟" w:date="2020-06-03T22:28:30Z">
        <w:r>
          <w:rPr>
            <w:rFonts w:hint="eastAsia"/>
            <w:lang w:val="en-US" w:eastAsia="zh-CN"/>
          </w:rPr>
          <w:t>边的</w:t>
        </w:r>
      </w:ins>
      <w:ins w:id="148" w:author="王佟" w:date="2020-06-03T22:28:32Z">
        <w:r>
          <w:rPr>
            <w:rFonts w:hint="eastAsia"/>
            <w:lang w:val="en-US" w:eastAsia="zh-CN"/>
          </w:rPr>
          <w:t>方向</w:t>
        </w:r>
      </w:ins>
      <w:ins w:id="149" w:author="王佟" w:date="2020-06-03T22:28:33Z">
        <w:r>
          <w:rPr>
            <w:rFonts w:hint="eastAsia"/>
            <w:lang w:val="en-US" w:eastAsia="zh-CN"/>
          </w:rPr>
          <w:t>，</w:t>
        </w:r>
      </w:ins>
      <w:ins w:id="150" w:author="王佟" w:date="2020-06-03T22:28:34Z">
        <w:r>
          <w:rPr>
            <w:rFonts w:hint="eastAsia"/>
            <w:lang w:val="en-US" w:eastAsia="zh-CN"/>
          </w:rPr>
          <w:t>代表</w:t>
        </w:r>
      </w:ins>
      <w:ins w:id="151" w:author="王佟" w:date="2020-06-03T22:28:37Z">
        <w:r>
          <w:rPr>
            <w:rFonts w:hint="eastAsia"/>
            <w:lang w:val="en-US" w:eastAsia="zh-CN"/>
          </w:rPr>
          <w:t>数据流</w:t>
        </w:r>
      </w:ins>
      <w:ins w:id="152" w:author="王佟" w:date="2020-06-03T22:28:40Z">
        <w:r>
          <w:rPr>
            <w:rFonts w:hint="eastAsia"/>
            <w:lang w:val="en-US" w:eastAsia="zh-CN"/>
          </w:rPr>
          <w:t>向还是</w:t>
        </w:r>
      </w:ins>
      <w:ins w:id="153" w:author="王佟" w:date="2020-06-03T22:28:43Z">
        <w:r>
          <w:rPr>
            <w:rFonts w:hint="eastAsia"/>
            <w:lang w:val="en-US" w:eastAsia="zh-CN"/>
          </w:rPr>
          <w:t>调用</w:t>
        </w:r>
      </w:ins>
      <w:ins w:id="154" w:author="王佟" w:date="2020-06-03T22:28:45Z">
        <w:r>
          <w:rPr>
            <w:rFonts w:hint="eastAsia"/>
            <w:lang w:val="en-US" w:eastAsia="zh-CN"/>
          </w:rPr>
          <w:t>方向，需要</w:t>
        </w:r>
      </w:ins>
      <w:ins w:id="155" w:author="王佟" w:date="2020-06-03T22:28:46Z">
        <w:r>
          <w:rPr>
            <w:rFonts w:hint="eastAsia"/>
            <w:lang w:val="en-US" w:eastAsia="zh-CN"/>
          </w:rPr>
          <w:t>区分</w:t>
        </w:r>
      </w:ins>
      <w:ins w:id="156" w:author="王佟" w:date="2020-06-03T22:28:47Z">
        <w:r>
          <w:rPr>
            <w:rFonts w:hint="eastAsia"/>
            <w:lang w:val="en-US" w:eastAsia="zh-CN"/>
          </w:rPr>
          <w:t>。</w:t>
        </w:r>
      </w:ins>
    </w:p>
    <w:p>
      <w:pPr>
        <w:pageBreakBefore w:val="0"/>
        <w:widowControl w:val="0"/>
        <w:kinsoku/>
        <w:wordWrap/>
        <w:overflowPunct/>
        <w:topLinePunct w:val="0"/>
        <w:bidi w:val="0"/>
        <w:snapToGrid/>
        <w:spacing w:line="240" w:lineRule="auto"/>
        <w:ind w:firstLine="420" w:firstLineChars="0"/>
        <w:textAlignment w:val="auto"/>
        <w:rPr>
          <w:ins w:id="157" w:author="王佟" w:date="2020-06-03T22:29:17Z"/>
          <w:rFonts w:hint="eastAsia"/>
          <w:lang w:val="en-US" w:eastAsia="zh-CN"/>
        </w:rPr>
      </w:pPr>
    </w:p>
    <w:p>
      <w:pPr>
        <w:pageBreakBefore w:val="0"/>
        <w:widowControl w:val="0"/>
        <w:kinsoku/>
        <w:wordWrap/>
        <w:overflowPunct/>
        <w:topLinePunct w:val="0"/>
        <w:bidi w:val="0"/>
        <w:snapToGrid/>
        <w:spacing w:line="240" w:lineRule="auto"/>
        <w:ind w:firstLine="420" w:firstLineChars="0"/>
        <w:textAlignment w:val="auto"/>
        <w:rPr>
          <w:ins w:id="158" w:author="王佟" w:date="2020-06-03T22:29:24Z"/>
          <w:rFonts w:hint="eastAsia"/>
          <w:lang w:val="en-US" w:eastAsia="zh-CN"/>
        </w:rPr>
      </w:pPr>
      <w:ins w:id="159" w:author="王佟" w:date="2020-06-03T22:29:21Z">
        <w:r>
          <w:rPr>
            <w:rFonts w:hint="eastAsia"/>
            <w:lang w:val="en-US" w:eastAsia="zh-CN"/>
          </w:rPr>
          <w:t>关于</w:t>
        </w:r>
      </w:ins>
      <w:ins w:id="160" w:author="王佟" w:date="2020-06-03T22:29:22Z">
        <w:r>
          <w:rPr>
            <w:rFonts w:hint="eastAsia"/>
            <w:lang w:val="en-US" w:eastAsia="zh-CN"/>
          </w:rPr>
          <w:t>下图</w:t>
        </w:r>
      </w:ins>
      <w:ins w:id="161" w:author="王佟" w:date="2020-06-03T22:29:50Z">
        <w:r>
          <w:rPr>
            <w:rFonts w:hint="eastAsia"/>
            <w:lang w:val="en-US" w:eastAsia="zh-CN"/>
          </w:rPr>
          <w:t>（</w:t>
        </w:r>
      </w:ins>
      <w:ins w:id="162" w:author="王佟" w:date="2020-06-03T22:29:52Z">
        <w:r>
          <w:rPr>
            <w:rFonts w:hint="eastAsia"/>
            <w:lang w:val="en-US" w:eastAsia="zh-CN"/>
          </w:rPr>
          <w:t>研发</w:t>
        </w:r>
      </w:ins>
      <w:ins w:id="163" w:author="王佟" w:date="2020-06-03T22:29:53Z">
        <w:r>
          <w:rPr>
            <w:rFonts w:hint="eastAsia"/>
            <w:lang w:val="en-US" w:eastAsia="zh-CN"/>
          </w:rPr>
          <w:t>环境）</w:t>
        </w:r>
      </w:ins>
      <w:ins w:id="164" w:author="王佟" w:date="2020-06-03T22:29:22Z">
        <w:r>
          <w:rPr>
            <w:rFonts w:hint="eastAsia"/>
            <w:lang w:val="en-US" w:eastAsia="zh-CN"/>
          </w:rPr>
          <w:t>的</w:t>
        </w:r>
      </w:ins>
      <w:ins w:id="165" w:author="王佟" w:date="2020-06-03T22:29:18Z">
        <w:r>
          <w:rPr>
            <w:rFonts w:hint="eastAsia"/>
            <w:lang w:val="en-US" w:eastAsia="zh-CN"/>
          </w:rPr>
          <w:t>具体问题</w:t>
        </w:r>
      </w:ins>
      <w:ins w:id="166" w:author="王佟" w:date="2020-06-03T22:29:24Z">
        <w:r>
          <w:rPr>
            <w:rFonts w:hint="eastAsia"/>
            <w:lang w:val="en-US" w:eastAsia="zh-CN"/>
          </w:rPr>
          <w:t>：</w:t>
        </w:r>
      </w:ins>
    </w:p>
    <w:p>
      <w:pPr>
        <w:pageBreakBefore w:val="0"/>
        <w:widowControl w:val="0"/>
        <w:kinsoku/>
        <w:wordWrap/>
        <w:overflowPunct/>
        <w:topLinePunct w:val="0"/>
        <w:bidi w:val="0"/>
        <w:snapToGrid/>
        <w:spacing w:line="240" w:lineRule="auto"/>
        <w:ind w:firstLine="420" w:firstLineChars="0"/>
        <w:textAlignment w:val="auto"/>
        <w:rPr>
          <w:ins w:id="167" w:author="王佟" w:date="2020-06-03T22:34:38Z"/>
          <w:rFonts w:hint="eastAsia"/>
          <w:lang w:val="en-US" w:eastAsia="zh-CN"/>
        </w:rPr>
      </w:pPr>
      <w:ins w:id="168" w:author="王佟" w:date="2020-06-03T22:29:25Z">
        <w:r>
          <w:rPr>
            <w:rFonts w:hint="eastAsia"/>
            <w:lang w:val="en-US" w:eastAsia="zh-CN"/>
          </w:rPr>
          <w:t>1</w:t>
        </w:r>
      </w:ins>
      <w:ins w:id="169" w:author="王佟" w:date="2020-06-03T22:29:26Z">
        <w:r>
          <w:rPr>
            <w:rFonts w:hint="eastAsia"/>
            <w:lang w:val="en-US" w:eastAsia="zh-CN"/>
          </w:rPr>
          <w:t>）</w:t>
        </w:r>
      </w:ins>
      <w:ins w:id="170" w:author="王佟" w:date="2020-06-03T22:31:10Z">
        <w:r>
          <w:rPr>
            <w:rFonts w:hint="eastAsia"/>
            <w:lang w:val="en-US" w:eastAsia="zh-CN"/>
          </w:rPr>
          <w:t>图中</w:t>
        </w:r>
      </w:ins>
      <w:ins w:id="171" w:author="王佟" w:date="2020-06-03T22:31:30Z">
        <w:r>
          <w:rPr>
            <w:rFonts w:hint="eastAsia"/>
            <w:lang w:val="en-US" w:eastAsia="zh-CN"/>
          </w:rPr>
          <w:t>要</w:t>
        </w:r>
      </w:ins>
      <w:ins w:id="172" w:author="王佟" w:date="2020-06-03T22:31:32Z">
        <w:r>
          <w:rPr>
            <w:rFonts w:hint="eastAsia"/>
            <w:lang w:val="en-US" w:eastAsia="zh-CN"/>
          </w:rPr>
          <w:t>明显区分</w:t>
        </w:r>
      </w:ins>
      <w:ins w:id="173" w:author="王佟" w:date="2020-06-03T22:29:31Z">
        <w:r>
          <w:rPr>
            <w:rFonts w:hint="eastAsia"/>
            <w:lang w:val="en-US" w:eastAsia="zh-CN"/>
          </w:rPr>
          <w:t>容</w:t>
        </w:r>
      </w:ins>
      <w:ins w:id="174" w:author="王佟" w:date="2020-06-03T22:30:48Z">
        <w:r>
          <w:rPr>
            <w:rFonts w:hint="eastAsia"/>
            <w:lang w:val="en-US" w:eastAsia="zh-CN"/>
          </w:rPr>
          <w:t>研发</w:t>
        </w:r>
      </w:ins>
      <w:ins w:id="175" w:author="王佟" w:date="2020-06-03T22:30:49Z">
        <w:r>
          <w:rPr>
            <w:rFonts w:hint="eastAsia"/>
            <w:lang w:val="en-US" w:eastAsia="zh-CN"/>
          </w:rPr>
          <w:t>环境</w:t>
        </w:r>
      </w:ins>
      <w:ins w:id="176" w:author="王佟" w:date="2020-06-03T22:34:20Z">
        <w:r>
          <w:rPr>
            <w:rFonts w:hint="eastAsia"/>
            <w:lang w:val="en-US" w:eastAsia="zh-CN"/>
          </w:rPr>
          <w:t>、</w:t>
        </w:r>
      </w:ins>
      <w:ins w:id="177" w:author="王佟" w:date="2020-06-03T22:34:24Z">
        <w:r>
          <w:rPr>
            <w:rFonts w:hint="eastAsia"/>
            <w:lang w:val="en-US" w:eastAsia="zh-CN"/>
          </w:rPr>
          <w:t>生产环境</w:t>
        </w:r>
      </w:ins>
      <w:ins w:id="178" w:author="王佟" w:date="2020-06-03T22:34:27Z">
        <w:r>
          <w:rPr>
            <w:rFonts w:hint="eastAsia"/>
            <w:lang w:val="en-US" w:eastAsia="zh-CN"/>
          </w:rPr>
          <w:t>。</w:t>
        </w:r>
      </w:ins>
      <w:ins w:id="179" w:author="王佟" w:date="2020-06-03T22:34:31Z">
        <w:r>
          <w:rPr>
            <w:rFonts w:hint="eastAsia"/>
            <w:lang w:val="en-US" w:eastAsia="zh-CN"/>
          </w:rPr>
          <w:t>或者</w:t>
        </w:r>
      </w:ins>
      <w:ins w:id="180" w:author="王佟" w:date="2020-06-03T22:34:33Z">
        <w:r>
          <w:rPr>
            <w:rFonts w:hint="eastAsia"/>
            <w:lang w:val="en-US" w:eastAsia="zh-CN"/>
          </w:rPr>
          <w:t>分开</w:t>
        </w:r>
      </w:ins>
      <w:ins w:id="181" w:author="王佟" w:date="2020-06-03T22:34:35Z">
        <w:r>
          <w:rPr>
            <w:rFonts w:hint="eastAsia"/>
            <w:lang w:val="en-US" w:eastAsia="zh-CN"/>
          </w:rPr>
          <w:t>画。</w:t>
        </w:r>
      </w:ins>
    </w:p>
    <w:p>
      <w:pPr>
        <w:pageBreakBefore w:val="0"/>
        <w:widowControl w:val="0"/>
        <w:kinsoku/>
        <w:wordWrap/>
        <w:overflowPunct/>
        <w:topLinePunct w:val="0"/>
        <w:bidi w:val="0"/>
        <w:snapToGrid/>
        <w:spacing w:line="240" w:lineRule="auto"/>
        <w:ind w:firstLine="420" w:firstLineChars="0"/>
        <w:textAlignment w:val="auto"/>
        <w:rPr>
          <w:ins w:id="182" w:author="王佟" w:date="2020-06-03T22:30:20Z"/>
          <w:rFonts w:hint="eastAsia"/>
          <w:lang w:val="en-US" w:eastAsia="zh-CN"/>
        </w:rPr>
      </w:pPr>
      <w:ins w:id="183" w:author="王佟" w:date="2020-06-03T22:34:39Z">
        <w:r>
          <w:rPr>
            <w:rFonts w:hint="eastAsia"/>
            <w:lang w:val="en-US" w:eastAsia="zh-CN"/>
          </w:rPr>
          <w:t>2）</w:t>
        </w:r>
      </w:ins>
      <w:ins w:id="184" w:author="王佟" w:date="2020-06-03T22:36:10Z">
        <w:r>
          <w:rPr>
            <w:rFonts w:hint="eastAsia"/>
            <w:lang w:val="en-US" w:eastAsia="zh-CN"/>
          </w:rPr>
          <w:t>研发</w:t>
        </w:r>
      </w:ins>
      <w:ins w:id="185" w:author="王佟" w:date="2020-06-03T22:36:11Z">
        <w:r>
          <w:rPr>
            <w:rFonts w:hint="eastAsia"/>
            <w:lang w:val="en-US" w:eastAsia="zh-CN"/>
          </w:rPr>
          <w:t>环境</w:t>
        </w:r>
      </w:ins>
      <w:ins w:id="186" w:author="王佟" w:date="2020-06-03T22:30:06Z">
        <w:r>
          <w:rPr>
            <w:rFonts w:hint="eastAsia"/>
            <w:lang w:val="en-US" w:eastAsia="zh-CN"/>
          </w:rPr>
          <w:t>CMDB</w:t>
        </w:r>
      </w:ins>
      <w:ins w:id="187" w:author="王佟" w:date="2020-06-03T22:36:14Z">
        <w:r>
          <w:rPr>
            <w:rFonts w:hint="eastAsia"/>
            <w:lang w:val="en-US" w:eastAsia="zh-CN"/>
          </w:rPr>
          <w:t>与</w:t>
        </w:r>
      </w:ins>
      <w:ins w:id="188" w:author="王佟" w:date="2020-06-03T22:36:17Z">
        <w:r>
          <w:rPr>
            <w:rFonts w:hint="eastAsia"/>
            <w:lang w:val="en-US" w:eastAsia="zh-CN"/>
          </w:rPr>
          <w:t>SOMS</w:t>
        </w:r>
      </w:ins>
      <w:ins w:id="189" w:author="王佟" w:date="2020-06-03T22:36:22Z">
        <w:r>
          <w:rPr>
            <w:rFonts w:hint="eastAsia"/>
            <w:lang w:val="en-US" w:eastAsia="zh-CN"/>
          </w:rPr>
          <w:t>（</w:t>
        </w:r>
      </w:ins>
      <w:ins w:id="190" w:author="王佟" w:date="2020-06-03T22:36:26Z">
        <w:r>
          <w:rPr>
            <w:rFonts w:hint="eastAsia"/>
            <w:lang w:val="en-US" w:eastAsia="zh-CN"/>
          </w:rPr>
          <w:t>CMDB</w:t>
        </w:r>
      </w:ins>
      <w:ins w:id="191" w:author="王佟" w:date="2020-06-03T22:36:27Z">
        <w:r>
          <w:rPr>
            <w:rFonts w:hint="eastAsia"/>
            <w:lang w:val="en-US" w:eastAsia="zh-CN"/>
          </w:rPr>
          <w:t>）</w:t>
        </w:r>
      </w:ins>
      <w:ins w:id="192" w:author="王佟" w:date="2020-06-03T22:36:18Z">
        <w:r>
          <w:rPr>
            <w:rFonts w:hint="eastAsia"/>
            <w:lang w:val="en-US" w:eastAsia="zh-CN"/>
          </w:rPr>
          <w:t>的</w:t>
        </w:r>
      </w:ins>
      <w:ins w:id="193" w:author="王佟" w:date="2020-06-03T22:36:19Z">
        <w:r>
          <w:rPr>
            <w:rFonts w:hint="eastAsia"/>
            <w:lang w:val="en-US" w:eastAsia="zh-CN"/>
          </w:rPr>
          <w:t>关系</w:t>
        </w:r>
      </w:ins>
      <w:ins w:id="194" w:author="王佟" w:date="2020-06-03T22:36:20Z">
        <w:r>
          <w:rPr>
            <w:rFonts w:hint="eastAsia"/>
            <w:lang w:val="en-US" w:eastAsia="zh-CN"/>
          </w:rPr>
          <w:t>？</w:t>
        </w:r>
      </w:ins>
    </w:p>
    <w:p>
      <w:pPr>
        <w:pageBreakBefore w:val="0"/>
        <w:widowControl w:val="0"/>
        <w:kinsoku/>
        <w:wordWrap/>
        <w:overflowPunct/>
        <w:topLinePunct w:val="0"/>
        <w:bidi w:val="0"/>
        <w:snapToGrid/>
        <w:spacing w:line="240" w:lineRule="auto"/>
        <w:ind w:firstLine="420" w:firstLineChars="0"/>
        <w:textAlignment w:val="auto"/>
        <w:rPr>
          <w:rFonts w:hint="eastAsia"/>
          <w:lang w:val="en-US" w:eastAsia="zh-CN"/>
        </w:rPr>
      </w:pPr>
      <w:ins w:id="195" w:author="王佟" w:date="2020-06-03T22:38:04Z">
        <w:r>
          <w:rPr>
            <w:rFonts w:hint="eastAsia"/>
            <w:lang w:val="en-US" w:eastAsia="zh-CN"/>
          </w:rPr>
          <w:t>3</w:t>
        </w:r>
      </w:ins>
      <w:ins w:id="196" w:author="王佟" w:date="2020-06-03T22:38:05Z">
        <w:r>
          <w:rPr>
            <w:rFonts w:hint="eastAsia"/>
            <w:lang w:val="en-US" w:eastAsia="zh-CN"/>
          </w:rPr>
          <w:t>）</w:t>
        </w:r>
      </w:ins>
      <w:ins w:id="197" w:author="王佟" w:date="2020-06-03T22:38:15Z">
        <w:r>
          <w:rPr>
            <w:rFonts w:hint="eastAsia"/>
            <w:lang w:val="en-US" w:eastAsia="zh-CN"/>
          </w:rPr>
          <w:t>容器云</w:t>
        </w:r>
      </w:ins>
      <w:ins w:id="198" w:author="王佟" w:date="2020-06-03T22:38:17Z">
        <w:r>
          <w:rPr>
            <w:rFonts w:hint="eastAsia"/>
            <w:lang w:val="en-US" w:eastAsia="zh-CN"/>
          </w:rPr>
          <w:t>在研发</w:t>
        </w:r>
      </w:ins>
      <w:ins w:id="199" w:author="王佟" w:date="2020-06-03T22:38:19Z">
        <w:r>
          <w:rPr>
            <w:rFonts w:hint="eastAsia"/>
            <w:lang w:val="en-US" w:eastAsia="zh-CN"/>
          </w:rPr>
          <w:t>过程</w:t>
        </w:r>
      </w:ins>
      <w:ins w:id="200" w:author="王佟" w:date="2020-06-03T22:38:20Z">
        <w:r>
          <w:rPr>
            <w:rFonts w:hint="eastAsia"/>
            <w:lang w:val="en-US" w:eastAsia="zh-CN"/>
          </w:rPr>
          <w:t>中，</w:t>
        </w:r>
      </w:ins>
      <w:ins w:id="201" w:author="王佟" w:date="2020-06-03T22:39:42Z">
        <w:r>
          <w:rPr>
            <w:rFonts w:hint="eastAsia"/>
            <w:lang w:val="en-US" w:eastAsia="zh-CN"/>
          </w:rPr>
          <w:t>要支撑</w:t>
        </w:r>
      </w:ins>
      <w:ins w:id="202" w:author="王佟" w:date="2020-06-03T22:39:45Z">
        <w:r>
          <w:rPr>
            <w:rFonts w:hint="eastAsia"/>
            <w:lang w:val="en-US" w:eastAsia="zh-CN"/>
          </w:rPr>
          <w:t>几个</w:t>
        </w:r>
      </w:ins>
      <w:ins w:id="203" w:author="王佟" w:date="2020-06-03T22:39:46Z">
        <w:r>
          <w:rPr>
            <w:rFonts w:hint="eastAsia"/>
            <w:lang w:val="en-US" w:eastAsia="zh-CN"/>
          </w:rPr>
          <w:t>场景</w:t>
        </w:r>
      </w:ins>
      <w:ins w:id="204" w:author="王佟" w:date="2020-06-03T22:38:29Z">
        <w:r>
          <w:rPr>
            <w:rFonts w:hint="eastAsia"/>
            <w:lang w:val="en-US" w:eastAsia="zh-CN"/>
          </w:rPr>
          <w:t>：</w:t>
        </w:r>
      </w:ins>
      <w:ins w:id="205" w:author="王佟" w:date="2020-06-03T22:38:37Z">
        <w:r>
          <w:rPr>
            <w:rFonts w:hint="eastAsia"/>
            <w:lang w:val="en-US" w:eastAsia="zh-CN"/>
          </w:rPr>
          <w:t>初始化</w:t>
        </w:r>
      </w:ins>
      <w:ins w:id="206" w:author="王佟" w:date="2020-06-03T22:38:39Z">
        <w:r>
          <w:rPr>
            <w:rFonts w:hint="eastAsia"/>
            <w:lang w:val="en-US" w:eastAsia="zh-CN"/>
          </w:rPr>
          <w:t>项目</w:t>
        </w:r>
      </w:ins>
      <w:ins w:id="207" w:author="王佟" w:date="2020-06-03T22:38:40Z">
        <w:r>
          <w:rPr>
            <w:rFonts w:hint="eastAsia"/>
            <w:lang w:val="en-US" w:eastAsia="zh-CN"/>
          </w:rPr>
          <w:t>的</w:t>
        </w:r>
      </w:ins>
      <w:ins w:id="208" w:author="王佟" w:date="2020-06-03T22:38:43Z">
        <w:r>
          <w:rPr>
            <w:rFonts w:hint="eastAsia"/>
            <w:lang w:val="en-US" w:eastAsia="zh-CN"/>
          </w:rPr>
          <w:t>运行</w:t>
        </w:r>
      </w:ins>
      <w:ins w:id="209" w:author="王佟" w:date="2020-06-03T22:38:44Z">
        <w:r>
          <w:rPr>
            <w:rFonts w:hint="eastAsia"/>
            <w:lang w:val="en-US" w:eastAsia="zh-CN"/>
          </w:rPr>
          <w:t>环境</w:t>
        </w:r>
      </w:ins>
      <w:ins w:id="210" w:author="王佟" w:date="2020-06-03T22:38:45Z">
        <w:r>
          <w:rPr>
            <w:rFonts w:hint="eastAsia"/>
            <w:lang w:val="en-US" w:eastAsia="zh-CN"/>
          </w:rPr>
          <w:t>、</w:t>
        </w:r>
      </w:ins>
      <w:ins w:id="211" w:author="王佟" w:date="2020-06-03T22:38:51Z">
        <w:r>
          <w:rPr>
            <w:rFonts w:hint="eastAsia"/>
            <w:lang w:val="en-US" w:eastAsia="zh-CN"/>
          </w:rPr>
          <w:t>开发</w:t>
        </w:r>
      </w:ins>
      <w:ins w:id="212" w:author="王佟" w:date="2020-06-03T22:38:52Z">
        <w:r>
          <w:rPr>
            <w:rFonts w:hint="eastAsia"/>
            <w:lang w:val="en-US" w:eastAsia="zh-CN"/>
          </w:rPr>
          <w:t>测试</w:t>
        </w:r>
      </w:ins>
      <w:ins w:id="213" w:author="王佟" w:date="2020-06-03T22:38:53Z">
        <w:r>
          <w:rPr>
            <w:rFonts w:hint="eastAsia"/>
            <w:lang w:val="en-US" w:eastAsia="zh-CN"/>
          </w:rPr>
          <w:t>和</w:t>
        </w:r>
      </w:ins>
      <w:ins w:id="214" w:author="王佟" w:date="2020-06-03T22:38:54Z">
        <w:r>
          <w:rPr>
            <w:rFonts w:hint="eastAsia"/>
            <w:lang w:val="en-US" w:eastAsia="zh-CN"/>
          </w:rPr>
          <w:t>QC</w:t>
        </w:r>
      </w:ins>
      <w:ins w:id="215" w:author="王佟" w:date="2020-06-03T22:38:55Z">
        <w:r>
          <w:rPr>
            <w:rFonts w:hint="eastAsia"/>
            <w:lang w:val="en-US" w:eastAsia="zh-CN"/>
          </w:rPr>
          <w:t>测试</w:t>
        </w:r>
      </w:ins>
      <w:ins w:id="216" w:author="王佟" w:date="2020-06-03T22:39:20Z">
        <w:r>
          <w:rPr>
            <w:rFonts w:hint="eastAsia"/>
            <w:lang w:val="en-US" w:eastAsia="zh-CN"/>
          </w:rPr>
          <w:t>（</w:t>
        </w:r>
      </w:ins>
      <w:ins w:id="217" w:author="王佟" w:date="2020-06-03T22:39:21Z">
        <w:r>
          <w:rPr>
            <w:rFonts w:hint="eastAsia"/>
            <w:lang w:val="en-US" w:eastAsia="zh-CN"/>
          </w:rPr>
          <w:t>自动化</w:t>
        </w:r>
      </w:ins>
      <w:ins w:id="218" w:author="王佟" w:date="2020-06-03T22:39:26Z">
        <w:r>
          <w:rPr>
            <w:rFonts w:hint="eastAsia"/>
            <w:lang w:val="en-US" w:eastAsia="zh-CN"/>
          </w:rPr>
          <w:t>或</w:t>
        </w:r>
      </w:ins>
      <w:ins w:id="219" w:author="王佟" w:date="2020-06-03T22:39:23Z">
        <w:r>
          <w:rPr>
            <w:rFonts w:hint="eastAsia"/>
            <w:lang w:val="en-US" w:eastAsia="zh-CN"/>
          </w:rPr>
          <w:t>手动</w:t>
        </w:r>
      </w:ins>
      <w:ins w:id="220" w:author="王佟" w:date="2020-06-03T22:39:24Z">
        <w:r>
          <w:rPr>
            <w:rFonts w:hint="eastAsia"/>
            <w:lang w:val="en-US" w:eastAsia="zh-CN"/>
          </w:rPr>
          <w:t>）</w:t>
        </w:r>
      </w:ins>
      <w:ins w:id="221" w:author="王佟" w:date="2020-06-03T22:39:28Z">
        <w:r>
          <w:rPr>
            <w:rFonts w:hint="eastAsia"/>
            <w:lang w:val="en-US" w:eastAsia="zh-CN"/>
          </w:rPr>
          <w:t>、</w:t>
        </w:r>
      </w:ins>
      <w:ins w:id="222" w:author="王佟" w:date="2020-06-03T22:39:59Z">
        <w:r>
          <w:rPr>
            <w:rFonts w:hint="eastAsia"/>
            <w:lang w:val="en-US" w:eastAsia="zh-CN"/>
          </w:rPr>
          <w:t>镜像</w:t>
        </w:r>
      </w:ins>
      <w:ins w:id="223" w:author="王佟" w:date="2020-06-03T22:40:00Z">
        <w:r>
          <w:rPr>
            <w:rFonts w:hint="eastAsia"/>
            <w:lang w:val="en-US" w:eastAsia="zh-CN"/>
          </w:rPr>
          <w:t>打包和</w:t>
        </w:r>
      </w:ins>
      <w:ins w:id="224" w:author="王佟" w:date="2020-06-03T22:40:01Z">
        <w:r>
          <w:rPr>
            <w:rFonts w:hint="eastAsia"/>
            <w:lang w:val="en-US" w:eastAsia="zh-CN"/>
          </w:rPr>
          <w:t>发布</w:t>
        </w:r>
      </w:ins>
      <w:ins w:id="225" w:author="王佟" w:date="2020-06-03T22:40:02Z">
        <w:r>
          <w:rPr>
            <w:rFonts w:hint="eastAsia"/>
            <w:lang w:val="en-US" w:eastAsia="zh-CN"/>
          </w:rPr>
          <w:t>、</w:t>
        </w:r>
      </w:ins>
      <w:ins w:id="226" w:author="王佟" w:date="2020-06-03T22:40:06Z">
        <w:r>
          <w:rPr>
            <w:rFonts w:hint="eastAsia"/>
            <w:lang w:val="en-US" w:eastAsia="zh-CN"/>
          </w:rPr>
          <w:t>交付</w:t>
        </w:r>
      </w:ins>
      <w:ins w:id="227" w:author="王佟" w:date="2020-06-03T22:40:07Z">
        <w:r>
          <w:rPr>
            <w:rFonts w:hint="eastAsia"/>
            <w:lang w:val="en-US" w:eastAsia="zh-CN"/>
          </w:rPr>
          <w:t>到</w:t>
        </w:r>
      </w:ins>
      <w:ins w:id="228" w:author="王佟" w:date="2020-06-03T22:40:19Z">
        <w:r>
          <w:rPr>
            <w:rFonts w:hint="eastAsia"/>
            <w:lang w:val="en-US" w:eastAsia="zh-CN"/>
          </w:rPr>
          <w:t>制品库。</w:t>
        </w:r>
      </w:ins>
      <w:ins w:id="229" w:author="王佟" w:date="2020-06-03T22:40:20Z">
        <w:r>
          <w:rPr>
            <w:rFonts w:hint="eastAsia"/>
            <w:lang w:val="en-US" w:eastAsia="zh-CN"/>
          </w:rPr>
          <w:t>（</w:t>
        </w:r>
      </w:ins>
      <w:ins w:id="230" w:author="王佟" w:date="2020-06-03T22:40:21Z">
        <w:r>
          <w:rPr>
            <w:rFonts w:hint="eastAsia"/>
            <w:lang w:val="en-US" w:eastAsia="zh-CN"/>
          </w:rPr>
          <w:t>后续</w:t>
        </w:r>
      </w:ins>
      <w:ins w:id="231" w:author="王佟" w:date="2020-06-03T22:40:22Z">
        <w:r>
          <w:rPr>
            <w:rFonts w:hint="eastAsia"/>
            <w:lang w:val="en-US" w:eastAsia="zh-CN"/>
          </w:rPr>
          <w:t>是</w:t>
        </w:r>
      </w:ins>
      <w:ins w:id="232" w:author="王佟" w:date="2020-06-03T22:40:27Z">
        <w:r>
          <w:rPr>
            <w:rFonts w:hint="eastAsia"/>
            <w:lang w:val="en-US" w:eastAsia="zh-CN"/>
          </w:rPr>
          <w:t>生产环境，</w:t>
        </w:r>
      </w:ins>
      <w:ins w:id="233" w:author="王佟" w:date="2020-06-03T22:40:28Z">
        <w:r>
          <w:rPr>
            <w:rFonts w:hint="eastAsia"/>
            <w:lang w:val="en-US" w:eastAsia="zh-CN"/>
          </w:rPr>
          <w:t>从</w:t>
        </w:r>
      </w:ins>
      <w:ins w:id="234" w:author="王佟" w:date="2020-06-03T22:40:31Z">
        <w:r>
          <w:rPr>
            <w:rFonts w:hint="eastAsia"/>
            <w:lang w:val="en-US" w:eastAsia="zh-CN"/>
          </w:rPr>
          <w:t>制品库</w:t>
        </w:r>
      </w:ins>
      <w:ins w:id="235" w:author="王佟" w:date="2020-06-03T22:40:32Z">
        <w:r>
          <w:rPr>
            <w:rFonts w:hint="eastAsia"/>
            <w:lang w:val="en-US" w:eastAsia="zh-CN"/>
          </w:rPr>
          <w:t>获得</w:t>
        </w:r>
      </w:ins>
      <w:ins w:id="236" w:author="王佟" w:date="2020-06-03T22:40:35Z">
        <w:r>
          <w:rPr>
            <w:rFonts w:hint="eastAsia"/>
            <w:lang w:val="en-US" w:eastAsia="zh-CN"/>
          </w:rPr>
          <w:t>镜像</w:t>
        </w:r>
      </w:ins>
      <w:ins w:id="237" w:author="王佟" w:date="2020-06-03T22:40:36Z">
        <w:r>
          <w:rPr>
            <w:rFonts w:hint="eastAsia"/>
            <w:lang w:val="en-US" w:eastAsia="zh-CN"/>
          </w:rPr>
          <w:t>，</w:t>
        </w:r>
      </w:ins>
      <w:ins w:id="238" w:author="王佟" w:date="2020-06-03T22:40:37Z">
        <w:r>
          <w:rPr>
            <w:rFonts w:hint="eastAsia"/>
            <w:lang w:val="en-US" w:eastAsia="zh-CN"/>
          </w:rPr>
          <w:t>安装部署</w:t>
        </w:r>
      </w:ins>
      <w:ins w:id="239" w:author="王佟" w:date="2020-06-03T22:40:38Z">
        <w:r>
          <w:rPr>
            <w:rFonts w:hint="eastAsia"/>
            <w:lang w:val="en-US" w:eastAsia="zh-CN"/>
          </w:rPr>
          <w:t>和运维</w:t>
        </w:r>
      </w:ins>
      <w:ins w:id="240" w:author="王佟" w:date="2020-06-03T22:40:39Z">
        <w:r>
          <w:rPr>
            <w:rFonts w:hint="eastAsia"/>
            <w:lang w:val="en-US" w:eastAsia="zh-CN"/>
          </w:rPr>
          <w:t>监控</w:t>
        </w:r>
      </w:ins>
      <w:ins w:id="241" w:author="王佟" w:date="2020-06-03T22:40:40Z">
        <w:r>
          <w:rPr>
            <w:rFonts w:hint="eastAsia"/>
            <w:lang w:val="en-US" w:eastAsia="zh-CN"/>
          </w:rPr>
          <w:t>）</w:t>
        </w:r>
      </w:ins>
      <w:bookmarkStart w:id="211" w:name="_GoBack"/>
      <w:bookmarkEnd w:id="211"/>
    </w:p>
    <w:p>
      <w:pPr>
        <w:pageBreakBefore w:val="0"/>
        <w:widowControl w:val="0"/>
        <w:kinsoku/>
        <w:wordWrap/>
        <w:overflowPunct/>
        <w:topLinePunct w:val="0"/>
        <w:bidi w:val="0"/>
        <w:snapToGrid/>
        <w:spacing w:line="240" w:lineRule="auto"/>
        <w:textAlignment w:val="auto"/>
        <w:rPr>
          <w:rFonts w:hint="default"/>
          <w:lang w:val="en-US" w:eastAsia="zh-CN"/>
        </w:rPr>
      </w:pPr>
      <w:r>
        <w:rPr>
          <w:rFonts w:hint="default"/>
          <w:lang w:val="en-US" w:eastAsia="zh-CN"/>
        </w:rPr>
        <w:drawing>
          <wp:inline distT="0" distB="0" distL="114300" distR="114300">
            <wp:extent cx="5525770" cy="4022090"/>
            <wp:effectExtent l="0" t="0" r="0" b="0"/>
            <wp:docPr id="2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1" descr="qt_temp"/>
                    <pic:cNvPicPr>
                      <a:picLocks noChangeAspect="1"/>
                    </pic:cNvPicPr>
                  </pic:nvPicPr>
                  <pic:blipFill>
                    <a:blip r:embed="rId4"/>
                    <a:stretch>
                      <a:fillRect/>
                    </a:stretch>
                  </pic:blipFill>
                  <pic:spPr>
                    <a:xfrm>
                      <a:off x="0" y="0"/>
                      <a:ext cx="5525770" cy="4022090"/>
                    </a:xfrm>
                    <a:prstGeom prst="rect">
                      <a:avLst/>
                    </a:prstGeom>
                    <a:noFill/>
                    <a:ln>
                      <a:noFill/>
                    </a:ln>
                  </pic:spPr>
                </pic:pic>
              </a:graphicData>
            </a:graphic>
          </wp:inline>
        </w:drawing>
      </w:r>
    </w:p>
    <w:p>
      <w:pPr>
        <w:pageBreakBefore w:val="0"/>
        <w:widowControl w:val="0"/>
        <w:kinsoku/>
        <w:wordWrap/>
        <w:overflowPunct/>
        <w:topLinePunct w:val="0"/>
        <w:bidi w:val="0"/>
        <w:snapToGrid/>
        <w:spacing w:line="240" w:lineRule="auto"/>
        <w:textAlignment w:val="auto"/>
        <w:rPr>
          <w:rFonts w:hint="default"/>
          <w:lang w:val="en-US" w:eastAsia="zh-CN"/>
        </w:rPr>
      </w:pPr>
    </w:p>
    <w:p>
      <w:pPr>
        <w:pStyle w:val="3"/>
        <w:pageBreakBefore w:val="0"/>
        <w:widowControl w:val="0"/>
        <w:kinsoku/>
        <w:wordWrap/>
        <w:overflowPunct/>
        <w:topLinePunct w:val="0"/>
        <w:bidi w:val="0"/>
        <w:snapToGrid/>
        <w:spacing w:line="240" w:lineRule="auto"/>
        <w:textAlignment w:val="auto"/>
        <w:rPr>
          <w:rFonts w:hint="default"/>
          <w:lang w:val="en-US" w:eastAsia="zh-CN"/>
        </w:rPr>
      </w:pPr>
      <w:bookmarkStart w:id="33" w:name="_Toc9171"/>
      <w:bookmarkStart w:id="34" w:name="_Toc2960"/>
      <w:bookmarkStart w:id="35" w:name="_Toc29909"/>
      <w:r>
        <w:rPr>
          <w:rFonts w:hint="eastAsia"/>
          <w:lang w:val="en-US" w:eastAsia="zh-CN"/>
        </w:rPr>
        <w:t>对接系统职责</w:t>
      </w:r>
      <w:bookmarkEnd w:id="33"/>
      <w:bookmarkEnd w:id="34"/>
      <w:bookmarkEnd w:id="35"/>
    </w:p>
    <w:p>
      <w:pPr>
        <w:pStyle w:val="4"/>
        <w:pageBreakBefore w:val="0"/>
        <w:widowControl w:val="0"/>
        <w:kinsoku/>
        <w:wordWrap/>
        <w:overflowPunct/>
        <w:topLinePunct w:val="0"/>
        <w:bidi w:val="0"/>
        <w:snapToGrid/>
        <w:spacing w:line="240" w:lineRule="auto"/>
        <w:textAlignment w:val="auto"/>
        <w:rPr>
          <w:rFonts w:hint="default"/>
          <w:lang w:val="en-US" w:eastAsia="zh-CN"/>
        </w:rPr>
      </w:pPr>
      <w:bookmarkStart w:id="36" w:name="_Toc4808"/>
      <w:r>
        <w:rPr>
          <w:rFonts w:hint="eastAsia"/>
          <w:lang w:val="en-US" w:eastAsia="zh-CN"/>
        </w:rPr>
        <w:t>研发能效平台</w:t>
      </w:r>
      <w:bookmarkEnd w:id="36"/>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研发能效平台做为DevOps的门户，所有容器云相关用户的操作均在研发能效平台进行操作在由能效平台调用容器云管理平台与其他相关平台接口完成。</w:t>
      </w:r>
    </w:p>
    <w:p>
      <w:pPr>
        <w:pStyle w:val="4"/>
        <w:pageBreakBefore w:val="0"/>
        <w:widowControl w:val="0"/>
        <w:kinsoku/>
        <w:wordWrap/>
        <w:overflowPunct/>
        <w:topLinePunct w:val="0"/>
        <w:bidi w:val="0"/>
        <w:snapToGrid/>
        <w:spacing w:line="240" w:lineRule="auto"/>
        <w:textAlignment w:val="auto"/>
        <w:rPr>
          <w:rFonts w:hint="default"/>
          <w:lang w:val="en-US" w:eastAsia="zh-CN"/>
        </w:rPr>
      </w:pPr>
      <w:bookmarkStart w:id="37" w:name="_Toc29626"/>
      <w:r>
        <w:rPr>
          <w:rFonts w:hint="eastAsia"/>
          <w:lang w:val="en-US" w:eastAsia="zh-CN"/>
        </w:rPr>
        <w:t>基础资源库</w:t>
      </w:r>
      <w:bookmarkEnd w:id="37"/>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抽取容器平台相关信息（集群信息、项目信息、应用信息、Pod信息）进行保存，用于持续交付平台进行容器化应用部署时进行调用与信息管理。</w:t>
      </w:r>
    </w:p>
    <w:p>
      <w:pPr>
        <w:pStyle w:val="5"/>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SOMS</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基础资源库先与容器云管理平台进行对接存放相应数据字段项后，再与线上SOMS（CMDB）进行对接。</w:t>
      </w:r>
    </w:p>
    <w:p>
      <w:pPr>
        <w:pStyle w:val="4"/>
        <w:pageBreakBefore w:val="0"/>
        <w:widowControl w:val="0"/>
        <w:kinsoku/>
        <w:wordWrap/>
        <w:overflowPunct/>
        <w:topLinePunct w:val="0"/>
        <w:bidi w:val="0"/>
        <w:snapToGrid/>
        <w:spacing w:line="240" w:lineRule="auto"/>
        <w:textAlignment w:val="auto"/>
        <w:rPr>
          <w:rFonts w:hint="eastAsia"/>
          <w:b w:val="0"/>
          <w:lang w:val="en-US" w:eastAsia="zh-CN"/>
        </w:rPr>
      </w:pPr>
      <w:bookmarkStart w:id="38" w:name="_Toc1845"/>
      <w:r>
        <w:rPr>
          <w:rFonts w:hint="eastAsia"/>
          <w:b w:val="0"/>
          <w:lang w:val="en-US" w:eastAsia="zh-CN"/>
        </w:rPr>
        <w:t>云管平台</w:t>
      </w:r>
      <w:bookmarkEnd w:id="38"/>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容器云管理平台对接云管平台申请底层计算资源（仅安装操作系统的服务器,包括OpenStack虚拟机、VMWare虚拟机、物理服务器）。再由容器云管理平台进行集群初始化为业务集群。</w:t>
      </w:r>
    </w:p>
    <w:p>
      <w:pPr>
        <w:pStyle w:val="4"/>
        <w:pageBreakBefore w:val="0"/>
        <w:widowControl w:val="0"/>
        <w:kinsoku/>
        <w:wordWrap/>
        <w:overflowPunct/>
        <w:topLinePunct w:val="0"/>
        <w:bidi w:val="0"/>
        <w:snapToGrid/>
        <w:spacing w:line="240" w:lineRule="auto"/>
        <w:textAlignment w:val="auto"/>
        <w:rPr>
          <w:rFonts w:hint="default"/>
          <w:b w:val="0"/>
          <w:lang w:val="en-US" w:eastAsia="zh-CN"/>
        </w:rPr>
      </w:pPr>
      <w:bookmarkStart w:id="39" w:name="_Toc13759"/>
      <w:r>
        <w:rPr>
          <w:rFonts w:hint="eastAsia"/>
          <w:b w:val="0"/>
          <w:lang w:val="en-US" w:eastAsia="zh-CN"/>
        </w:rPr>
        <w:t>Items</w:t>
      </w:r>
      <w:bookmarkEnd w:id="39"/>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容器管理平台对接Items平台，将审批操作发送至items，各管理员在items中进行审批操作。</w:t>
      </w:r>
    </w:p>
    <w:p>
      <w:pPr>
        <w:pStyle w:val="4"/>
        <w:pageBreakBefore w:val="0"/>
        <w:widowControl w:val="0"/>
        <w:kinsoku/>
        <w:wordWrap/>
        <w:overflowPunct/>
        <w:topLinePunct w:val="0"/>
        <w:bidi w:val="0"/>
        <w:snapToGrid/>
        <w:spacing w:line="240" w:lineRule="auto"/>
        <w:textAlignment w:val="auto"/>
        <w:rPr>
          <w:rFonts w:hint="default"/>
          <w:lang w:val="en-US" w:eastAsia="zh-CN"/>
        </w:rPr>
      </w:pPr>
      <w:bookmarkStart w:id="40" w:name="_Toc2917"/>
      <w:r>
        <w:rPr>
          <w:rFonts w:hint="eastAsia"/>
          <w:lang w:val="en-US" w:eastAsia="zh-CN"/>
        </w:rPr>
        <w:t>渠道服务</w:t>
      </w:r>
      <w:bookmarkEnd w:id="40"/>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云管平台将告警、通知等信息通过渠道服务器以邮件、短信、微信、移动办公的方式发送给相关责任人。</w:t>
      </w:r>
    </w:p>
    <w:p>
      <w:pPr>
        <w:pStyle w:val="4"/>
        <w:pageBreakBefore w:val="0"/>
        <w:widowControl w:val="0"/>
        <w:kinsoku/>
        <w:wordWrap/>
        <w:overflowPunct/>
        <w:topLinePunct w:val="0"/>
        <w:bidi w:val="0"/>
        <w:snapToGrid/>
        <w:spacing w:line="240" w:lineRule="auto"/>
        <w:textAlignment w:val="auto"/>
        <w:rPr>
          <w:rFonts w:hint="default"/>
          <w:lang w:val="en-US" w:eastAsia="zh-CN"/>
        </w:rPr>
      </w:pPr>
      <w:bookmarkStart w:id="41" w:name="_Toc21014"/>
      <w:r>
        <w:rPr>
          <w:rFonts w:hint="eastAsia"/>
          <w:lang w:val="en-US" w:eastAsia="zh-CN"/>
        </w:rPr>
        <w:t>线上运维平台</w:t>
      </w:r>
      <w:bookmarkEnd w:id="41"/>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监控平台</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对接线上监控平台，将容器云平台直接采集或对接到现有运维平台，不改变运行部原有监控使用方式。可监控数据包括容器云管理平台自身监控数据、容器云平台上运行的应用监控数据。</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日志平台</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eastAsia="zh-CN"/>
        </w:rPr>
        <w:t>容器云里的应用日志落地成本地文件（宿主机上）或采用</w:t>
      </w:r>
      <w:r>
        <w:rPr>
          <w:rFonts w:hint="eastAsia"/>
          <w:lang w:val="en-US" w:eastAsia="zh-CN"/>
        </w:rPr>
        <w:t>SYSLOG协议推送到指定接收端对接到线上日志平台，运行部不改变现有日志查询方式。</w:t>
      </w:r>
    </w:p>
    <w:p>
      <w:pPr>
        <w:pStyle w:val="5"/>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告警平台</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测试环境使用现有CCE告警功能进行告警通知，线上环境将对接运行部现有告警平台输出告警，再有运行部告警平台进行告警发送，不改变现有运行部告警通知机制。</w:t>
      </w:r>
    </w:p>
    <w:p>
      <w:pPr>
        <w:pStyle w:val="2"/>
        <w:pageBreakBefore w:val="0"/>
        <w:widowControl w:val="0"/>
        <w:kinsoku/>
        <w:wordWrap/>
        <w:overflowPunct/>
        <w:topLinePunct w:val="0"/>
        <w:bidi w:val="0"/>
        <w:snapToGrid/>
        <w:spacing w:line="240" w:lineRule="auto"/>
        <w:textAlignment w:val="auto"/>
        <w:rPr>
          <w:rFonts w:hint="default"/>
          <w:b/>
          <w:bCs w:val="0"/>
          <w:color w:val="00B0F0"/>
          <w:lang w:val="en-US" w:eastAsia="zh-CN"/>
        </w:rPr>
      </w:pPr>
      <w:bookmarkStart w:id="42" w:name="_Toc29664"/>
      <w:bookmarkStart w:id="43" w:name="_Toc27701"/>
      <w:bookmarkStart w:id="44" w:name="_Toc9417"/>
      <w:r>
        <w:rPr>
          <w:rFonts w:hint="eastAsia"/>
          <w:b/>
          <w:bCs w:val="0"/>
          <w:color w:val="00B0F0"/>
          <w:lang w:val="en-US" w:eastAsia="zh-CN"/>
        </w:rPr>
        <w:t>项目</w:t>
      </w:r>
      <w:r>
        <w:rPr>
          <w:rFonts w:hint="default"/>
          <w:b/>
          <w:bCs w:val="0"/>
          <w:color w:val="00B0F0"/>
          <w:lang w:eastAsia="zh-CN"/>
        </w:rPr>
        <w:t>标准流程</w:t>
      </w:r>
      <w:r>
        <w:rPr>
          <w:rFonts w:hint="eastAsia"/>
          <w:b/>
          <w:bCs w:val="0"/>
          <w:color w:val="00B0F0"/>
          <w:lang w:val="en-US" w:eastAsia="zh-CN"/>
        </w:rPr>
        <w:t>场景</w:t>
      </w:r>
      <w:bookmarkEnd w:id="42"/>
      <w:bookmarkEnd w:id="43"/>
      <w:bookmarkEnd w:id="44"/>
    </w:p>
    <w:p>
      <w:pPr>
        <w:bidi w:val="0"/>
        <w:rPr>
          <w:rFonts w:hint="default"/>
          <w:color w:val="00B0F0"/>
          <w:highlight w:val="yellow"/>
          <w:lang w:val="en-US" w:eastAsia="zh-CN"/>
        </w:rPr>
      </w:pPr>
      <w:r>
        <w:rPr>
          <w:rFonts w:hint="eastAsia"/>
          <w:color w:val="00B0F0"/>
          <w:highlight w:val="yellow"/>
          <w:lang w:val="en-US" w:eastAsia="zh-CN"/>
        </w:rPr>
        <w:t>（标题待讨论）</w:t>
      </w:r>
    </w:p>
    <w:p>
      <w:pPr>
        <w:rPr>
          <w:rFonts w:hint="eastAsia" w:ascii="黑体" w:hAnsi="黑体" w:eastAsia="黑体" w:cs="黑体"/>
          <w:b/>
          <w:bCs/>
          <w:lang w:val="en-US" w:eastAsia="zh-CN"/>
        </w:rPr>
      </w:pPr>
      <w:r>
        <w:rPr>
          <w:rFonts w:hint="eastAsia" w:ascii="黑体" w:hAnsi="黑体" w:eastAsia="黑体" w:cs="黑体"/>
          <w:b/>
          <w:bCs/>
          <w:lang w:val="en-US" w:eastAsia="zh-CN"/>
        </w:rPr>
        <w:t>前置条件</w:t>
      </w:r>
    </w:p>
    <w:p>
      <w:pPr>
        <w:numPr>
          <w:ilvl w:val="0"/>
          <w:numId w:val="2"/>
        </w:numPr>
        <w:ind w:firstLine="420" w:firstLineChars="0"/>
        <w:outlineLvl w:val="9"/>
        <w:rPr>
          <w:rFonts w:hint="default"/>
          <w:lang w:eastAsia="zh-CN"/>
        </w:rPr>
      </w:pPr>
      <w:bookmarkStart w:id="45" w:name="_Toc29072"/>
      <w:bookmarkStart w:id="46" w:name="_Toc32592"/>
      <w:r>
        <w:rPr>
          <w:rFonts w:hint="eastAsia"/>
          <w:lang w:val="en-US" w:eastAsia="zh-CN"/>
        </w:rPr>
        <w:t>深交所容器管理平台</w:t>
      </w:r>
      <w:r>
        <w:rPr>
          <w:rFonts w:hint="default"/>
          <w:lang w:eastAsia="zh-CN"/>
        </w:rPr>
        <w:t>与业务集群完成搭建。</w:t>
      </w:r>
      <w:bookmarkEnd w:id="45"/>
      <w:bookmarkEnd w:id="46"/>
    </w:p>
    <w:p>
      <w:pPr>
        <w:numPr>
          <w:ilvl w:val="0"/>
          <w:numId w:val="2"/>
        </w:numPr>
        <w:ind w:firstLine="420" w:firstLineChars="0"/>
        <w:outlineLvl w:val="9"/>
        <w:rPr>
          <w:rFonts w:hint="default"/>
          <w:lang w:val="en-US" w:eastAsia="zh-CN"/>
        </w:rPr>
      </w:pPr>
      <w:bookmarkStart w:id="47" w:name="_Toc25351"/>
      <w:bookmarkStart w:id="48" w:name="_Toc1680"/>
      <w:r>
        <w:rPr>
          <w:rFonts w:hint="default"/>
          <w:lang w:eastAsia="zh-CN"/>
        </w:rPr>
        <w:t>完成项目群创建</w:t>
      </w:r>
      <w:r>
        <w:rPr>
          <w:rFonts w:hint="eastAsia"/>
          <w:lang w:eastAsia="zh-CN"/>
        </w:rPr>
        <w:t>。</w:t>
      </w:r>
      <w:bookmarkEnd w:id="47"/>
      <w:bookmarkEnd w:id="48"/>
    </w:p>
    <w:p>
      <w:pPr>
        <w:rPr>
          <w:rFonts w:hint="default" w:ascii="黑体" w:hAnsi="黑体" w:eastAsia="黑体" w:cs="黑体"/>
          <w:b/>
          <w:bCs/>
          <w:lang w:val="en-US" w:eastAsia="zh-CN"/>
        </w:rPr>
      </w:pPr>
      <w:r>
        <w:rPr>
          <w:rFonts w:hint="eastAsia" w:ascii="黑体" w:hAnsi="黑体" w:eastAsia="黑体" w:cs="黑体"/>
          <w:b/>
          <w:bCs/>
          <w:lang w:val="en-US" w:eastAsia="zh-CN"/>
        </w:rPr>
        <w:t>场景介绍</w:t>
      </w:r>
    </w:p>
    <w:p>
      <w:pPr>
        <w:numPr>
          <w:ilvl w:val="0"/>
          <w:numId w:val="0"/>
        </w:numPr>
        <w:ind w:firstLine="420" w:firstLineChars="0"/>
        <w:rPr>
          <w:rFonts w:hint="eastAsia"/>
          <w:lang w:val="en-US" w:eastAsia="zh-CN"/>
        </w:rPr>
      </w:pPr>
      <w:r>
        <w:rPr>
          <w:rFonts w:hint="eastAsia"/>
          <w:lang w:val="en-US" w:eastAsia="zh-CN"/>
        </w:rPr>
        <w:t>该场景描述了从项目环境申请到项目生产环境上线整个流程中的涉及的操作场景。</w:t>
      </w:r>
    </w:p>
    <w:p>
      <w:pPr>
        <w:numPr>
          <w:ilvl w:val="0"/>
          <w:numId w:val="0"/>
        </w:numPr>
        <w:ind w:firstLine="420" w:firstLineChars="0"/>
        <w:rPr>
          <w:rFonts w:hint="default"/>
          <w:lang w:val="en-US" w:eastAsia="zh-CN"/>
        </w:rPr>
      </w:pPr>
      <w:r>
        <w:rPr>
          <w:rFonts w:hint="eastAsia"/>
          <w:lang w:val="en-US" w:eastAsia="zh-CN"/>
        </w:rPr>
        <w:t>在</w:t>
      </w:r>
      <w:r>
        <w:rPr>
          <w:rFonts w:hint="eastAsia"/>
          <w:b w:val="0"/>
          <w:bCs w:val="0"/>
          <w:i/>
          <w:iCs/>
          <w:u w:val="single"/>
          <w:lang w:val="en-US" w:eastAsia="zh-CN"/>
        </w:rPr>
        <w:t>4.项目标准流程场</w:t>
      </w:r>
      <w:r>
        <w:rPr>
          <w:rFonts w:hint="eastAsia"/>
          <w:b/>
          <w:bCs/>
          <w:i/>
          <w:iCs/>
          <w:u w:val="single"/>
          <w:lang w:val="en-US" w:eastAsia="zh-CN"/>
        </w:rPr>
        <w:t xml:space="preserve">景 </w:t>
      </w:r>
      <w:r>
        <w:rPr>
          <w:rFonts w:hint="eastAsia"/>
          <w:lang w:val="en-US" w:eastAsia="zh-CN"/>
        </w:rPr>
        <w:t>章节中将使用子场景对每一步操作场景进行描述。</w:t>
      </w:r>
    </w:p>
    <w:p>
      <w:pPr>
        <w:rPr>
          <w:rFonts w:hint="default" w:ascii="黑体" w:hAnsi="黑体" w:eastAsia="黑体" w:cs="黑体"/>
          <w:b/>
          <w:bCs/>
          <w:lang w:val="en-US" w:eastAsia="zh-CN"/>
        </w:rPr>
      </w:pPr>
      <w:r>
        <w:rPr>
          <w:rFonts w:hint="eastAsia" w:ascii="黑体" w:hAnsi="黑体" w:eastAsia="黑体" w:cs="黑体"/>
          <w:b/>
          <w:bCs/>
          <w:lang w:val="en-US" w:eastAsia="zh-CN"/>
        </w:rPr>
        <w:t>场景</w:t>
      </w:r>
      <w:r>
        <w:rPr>
          <w:rFonts w:hint="default" w:ascii="黑体" w:hAnsi="黑体" w:eastAsia="黑体" w:cs="黑体"/>
          <w:b/>
          <w:bCs/>
          <w:lang w:val="en-US" w:eastAsia="zh-CN"/>
        </w:rPr>
        <w:t>流程图</w:t>
      </w:r>
    </w:p>
    <w:p>
      <w:pPr>
        <w:jc w:val="left"/>
        <w:rPr>
          <w:rFonts w:hint="default"/>
          <w:lang w:eastAsia="zh-CN"/>
        </w:rPr>
      </w:pPr>
      <w:r>
        <w:rPr>
          <w:rFonts w:hint="default"/>
          <w:b/>
          <w:bCs/>
          <w:lang w:eastAsia="zh-CN"/>
        </w:rPr>
        <w:drawing>
          <wp:inline distT="0" distB="0" distL="114300" distR="114300">
            <wp:extent cx="6416675" cy="3582035"/>
            <wp:effectExtent l="0" t="0" r="0" b="0"/>
            <wp:docPr id="1" name="图片 62" descr="标准项目场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2" descr="标准项目场景流程图"/>
                    <pic:cNvPicPr>
                      <a:picLocks noChangeAspect="1"/>
                    </pic:cNvPicPr>
                  </pic:nvPicPr>
                  <pic:blipFill>
                    <a:blip r:embed="rId5"/>
                    <a:stretch>
                      <a:fillRect/>
                    </a:stretch>
                  </pic:blipFill>
                  <pic:spPr>
                    <a:xfrm>
                      <a:off x="0" y="0"/>
                      <a:ext cx="6416675" cy="3582035"/>
                    </a:xfrm>
                    <a:prstGeom prst="rect">
                      <a:avLst/>
                    </a:prstGeom>
                    <a:noFill/>
                    <a:ln>
                      <a:noFill/>
                    </a:ln>
                  </pic:spPr>
                </pic:pic>
              </a:graphicData>
            </a:graphic>
          </wp:inline>
        </w:drawing>
      </w:r>
    </w:p>
    <w:p>
      <w:pPr>
        <w:pStyle w:val="3"/>
        <w:pageBreakBefore w:val="0"/>
        <w:widowControl w:val="0"/>
        <w:kinsoku/>
        <w:wordWrap/>
        <w:overflowPunct/>
        <w:topLinePunct w:val="0"/>
        <w:bidi w:val="0"/>
        <w:snapToGrid/>
        <w:spacing w:line="240" w:lineRule="auto"/>
        <w:textAlignment w:val="auto"/>
        <w:rPr>
          <w:rFonts w:hint="default"/>
          <w:color w:val="000000"/>
          <w:lang w:val="en-US" w:eastAsia="zh-CN"/>
        </w:rPr>
      </w:pPr>
      <w:bookmarkStart w:id="49" w:name="_Toc23660"/>
      <w:bookmarkStart w:id="50" w:name="_Toc14668"/>
      <w:bookmarkStart w:id="51" w:name="_Toc18312"/>
      <w:bookmarkStart w:id="52" w:name="_项目申请"/>
      <w:r>
        <w:rPr>
          <w:rFonts w:hint="eastAsia"/>
          <w:color w:val="000000"/>
          <w:lang w:val="en-US" w:eastAsia="zh-CN"/>
        </w:rPr>
        <w:t>项目申请</w:t>
      </w:r>
      <w:bookmarkEnd w:id="49"/>
      <w:bookmarkEnd w:id="50"/>
      <w:bookmarkEnd w:id="51"/>
    </w:p>
    <w:bookmarkEnd w:id="52"/>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项目群经理、项目经理</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此场景适用于研发测试环境与生产环境。</w:t>
      </w:r>
    </w:p>
    <w:p>
      <w:pPr>
        <w:pageBreakBefore w:val="0"/>
        <w:widowControl w:val="0"/>
        <w:numPr>
          <w:ilvl w:val="0"/>
          <w:numId w:val="3"/>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项目经理在研发能效平台申请项目立项。</w:t>
      </w:r>
    </w:p>
    <w:p>
      <w:pPr>
        <w:pageBreakBefore w:val="0"/>
        <w:widowControl w:val="0"/>
        <w:numPr>
          <w:ilvl w:val="0"/>
          <w:numId w:val="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项目群经理审批通过在容器平台新建项目。</w:t>
      </w:r>
    </w:p>
    <w:p>
      <w:pPr>
        <w:pageBreakBefore w:val="0"/>
        <w:widowControl w:val="0"/>
        <w:numPr>
          <w:ilvl w:val="0"/>
          <w:numId w:val="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项目群经理指定申请项目的申请人（项目经理）为项目管理员。</w:t>
      </w:r>
    </w:p>
    <w:p>
      <w:pPr>
        <w:pageBreakBefore w:val="0"/>
        <w:widowControl w:val="0"/>
        <w:numPr>
          <w:ilvl w:val="0"/>
          <w:numId w:val="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项目群经理为项目分配固定资源（包括计算资源、存储资源、网络资源）。</w:t>
      </w:r>
    </w:p>
    <w:p>
      <w:pPr>
        <w:pageBreakBefore w:val="0"/>
        <w:widowControl w:val="0"/>
        <w:numPr>
          <w:ilvl w:val="0"/>
          <w:numId w:val="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项目经理添加该项目组成员并为项目成员绑定角色。</w:t>
      </w:r>
    </w:p>
    <w:p>
      <w:pPr>
        <w:pStyle w:val="4"/>
        <w:pageBreakBefore w:val="0"/>
        <w:widowControl w:val="0"/>
        <w:kinsoku/>
        <w:wordWrap/>
        <w:overflowPunct/>
        <w:topLinePunct w:val="0"/>
        <w:bidi w:val="0"/>
        <w:snapToGrid/>
        <w:spacing w:line="240" w:lineRule="auto"/>
        <w:textAlignment w:val="auto"/>
        <w:rPr>
          <w:rFonts w:hint="eastAsia"/>
          <w:lang w:val="en-US" w:eastAsia="zh-CN"/>
        </w:rPr>
      </w:pPr>
      <w:bookmarkStart w:id="53" w:name="OLE_LINK1"/>
      <w:r>
        <w:rPr>
          <w:rFonts w:hint="eastAsia"/>
          <w:lang w:val="en-US" w:eastAsia="zh-CN"/>
        </w:rPr>
        <w:t>涉及需求点</w:t>
      </w:r>
    </w:p>
    <w:bookmarkEnd w:id="53"/>
    <w:p>
      <w:pPr>
        <w:pageBreakBefore w:val="0"/>
        <w:widowControl w:val="0"/>
        <w:numPr>
          <w:ilvl w:val="0"/>
          <w:numId w:val="4"/>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资源配额</w:t>
      </w:r>
    </w:p>
    <w:p>
      <w:pPr>
        <w:pageBreakBefore w:val="0"/>
        <w:widowControl w:val="0"/>
        <w:numPr>
          <w:ilvl w:val="0"/>
          <w:numId w:val="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多租户</w:t>
      </w:r>
    </w:p>
    <w:p>
      <w:pPr>
        <w:pageBreakBefore w:val="0"/>
        <w:widowControl w:val="0"/>
        <w:numPr>
          <w:ilvl w:val="0"/>
          <w:numId w:val="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角色</w:t>
      </w:r>
    </w:p>
    <w:p>
      <w:pPr>
        <w:pageBreakBefore w:val="0"/>
        <w:widowControl w:val="0"/>
        <w:numPr>
          <w:ilvl w:val="0"/>
          <w:numId w:val="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权限认证</w:t>
      </w:r>
    </w:p>
    <w:p>
      <w:pPr>
        <w:pStyle w:val="4"/>
        <w:pageBreakBefore w:val="0"/>
        <w:widowControl w:val="0"/>
        <w:kinsoku/>
        <w:wordWrap/>
        <w:overflowPunct/>
        <w:topLinePunct w:val="0"/>
        <w:bidi w:val="0"/>
        <w:snapToGrid/>
        <w:spacing w:line="240" w:lineRule="auto"/>
        <w:textAlignment w:val="auto"/>
        <w:rPr>
          <w:rFonts w:hint="eastAsia"/>
          <w:lang w:val="en-US" w:eastAsia="zh-CN"/>
        </w:rPr>
      </w:pPr>
      <w:bookmarkStart w:id="54" w:name="OLE_LINK2"/>
      <w:r>
        <w:rPr>
          <w:rFonts w:hint="eastAsia"/>
          <w:lang w:val="en-US" w:eastAsia="zh-CN"/>
        </w:rPr>
        <w:t>场景功能说明</w:t>
      </w:r>
    </w:p>
    <w:bookmarkEnd w:id="54"/>
    <w:tbl>
      <w:tblPr>
        <w:tblStyle w:val="16"/>
        <w:tblW w:w="87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1"/>
        <w:gridCol w:w="4078"/>
        <w:gridCol w:w="2916"/>
      </w:tblGrid>
      <w:tr>
        <w:tblPrEx>
          <w:tblLayout w:type="fixed"/>
          <w:tblCellMar>
            <w:top w:w="0" w:type="dxa"/>
            <w:left w:w="108" w:type="dxa"/>
            <w:bottom w:w="0" w:type="dxa"/>
            <w:right w:w="108" w:type="dxa"/>
          </w:tblCellMar>
        </w:tblPrEx>
        <w:tc>
          <w:tcPr>
            <w:tcW w:w="1751"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8"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1"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项目经理</w:t>
            </w:r>
          </w:p>
        </w:tc>
        <w:tc>
          <w:tcPr>
            <w:tcW w:w="4078"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通过研发能效平台申请项目、云平台资源</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进行项目开发、测试部署或线上环境部署</w:t>
            </w:r>
          </w:p>
        </w:tc>
      </w:tr>
      <w:tr>
        <w:tc>
          <w:tcPr>
            <w:tcW w:w="1751"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项目群经理</w:t>
            </w:r>
          </w:p>
        </w:tc>
        <w:tc>
          <w:tcPr>
            <w:tcW w:w="4078"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通过研发能效平台分配项目、资源、设置项目管理员</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分配项目、资源给用户使用</w:t>
            </w:r>
          </w:p>
        </w:tc>
      </w:tr>
    </w:tbl>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pageBreakBefore w:val="0"/>
        <w:widowControl w:val="0"/>
        <w:numPr>
          <w:ilvl w:val="0"/>
          <w:numId w:val="0"/>
        </w:numPr>
        <w:kinsoku/>
        <w:wordWrap/>
        <w:overflowPunct/>
        <w:topLinePunct w:val="0"/>
        <w:bidi w:val="0"/>
        <w:snapToGrid/>
        <w:spacing w:line="240" w:lineRule="auto"/>
        <w:jc w:val="both"/>
        <w:textAlignment w:val="auto"/>
        <w:rPr>
          <w:rFonts w:hint="eastAsia"/>
          <w:b w:val="0"/>
          <w:bCs w:val="0"/>
          <w:lang w:val="en-US" w:eastAsia="zh-CN"/>
        </w:rPr>
      </w:pPr>
      <w:r>
        <w:rPr>
          <w:rFonts w:hint="eastAsia"/>
          <w:b w:val="0"/>
          <w:bCs w:val="0"/>
          <w:lang w:val="en-US" w:eastAsia="zh-CN"/>
        </w:rPr>
        <w:drawing>
          <wp:inline distT="0" distB="0" distL="114300" distR="114300">
            <wp:extent cx="5032375" cy="3495675"/>
            <wp:effectExtent l="0" t="0" r="0" b="0"/>
            <wp:docPr id="2" name="图片 32" descr="项目申请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2" descr="项目申请UseCase"/>
                    <pic:cNvPicPr>
                      <a:picLocks noChangeAspect="1"/>
                    </pic:cNvPicPr>
                  </pic:nvPicPr>
                  <pic:blipFill>
                    <a:blip r:embed="rId6"/>
                    <a:stretch>
                      <a:fillRect/>
                    </a:stretch>
                  </pic:blipFill>
                  <pic:spPr>
                    <a:xfrm>
                      <a:off x="0" y="0"/>
                      <a:ext cx="5032375" cy="3495675"/>
                    </a:xfrm>
                    <a:prstGeom prst="rect">
                      <a:avLst/>
                    </a:prstGeom>
                    <a:noFill/>
                    <a:ln>
                      <a:noFill/>
                    </a:ln>
                  </pic:spPr>
                </pic:pic>
              </a:graphicData>
            </a:graphic>
          </wp:inline>
        </w:drawing>
      </w:r>
    </w:p>
    <w:p>
      <w:pPr>
        <w:pStyle w:val="4"/>
        <w:pageBreakBefore w:val="0"/>
        <w:widowControl w:val="0"/>
        <w:kinsoku/>
        <w:wordWrap/>
        <w:overflowPunct/>
        <w:topLinePunct w:val="0"/>
        <w:bidi w:val="0"/>
        <w:snapToGrid/>
        <w:spacing w:line="240" w:lineRule="auto"/>
        <w:textAlignment w:val="auto"/>
        <w:rPr>
          <w:rFonts w:hint="eastAsia" w:ascii="Arial" w:hAnsi="Arial" w:cs="Times New Roman"/>
          <w:lang w:val="en-US" w:eastAsia="zh-CN"/>
        </w:rPr>
      </w:pPr>
      <w:r>
        <w:rPr>
          <w:rFonts w:hint="eastAsia" w:ascii="Arial" w:hAnsi="Arial" w:cs="Times New Roman"/>
          <w:lang w:val="en-US" w:eastAsia="zh-CN"/>
        </w:rPr>
        <w:t>时序图</w:t>
      </w:r>
    </w:p>
    <w:p>
      <w:pPr>
        <w:rPr>
          <w:rFonts w:hint="default"/>
          <w:lang w:val="en-US" w:eastAsia="zh-CN"/>
        </w:rPr>
      </w:pPr>
      <w:r>
        <w:rPr>
          <w:rFonts w:hint="default"/>
          <w:lang w:val="en-US" w:eastAsia="zh-CN"/>
        </w:rPr>
        <w:drawing>
          <wp:inline distT="0" distB="0" distL="114300" distR="114300">
            <wp:extent cx="6303010" cy="2614930"/>
            <wp:effectExtent l="0" t="0" r="0" b="0"/>
            <wp:docPr id="3" name="图片 33" descr="项目申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3" descr="项目申请时序图"/>
                    <pic:cNvPicPr>
                      <a:picLocks noChangeAspect="1"/>
                    </pic:cNvPicPr>
                  </pic:nvPicPr>
                  <pic:blipFill>
                    <a:blip r:embed="rId7"/>
                    <a:stretch>
                      <a:fillRect/>
                    </a:stretch>
                  </pic:blipFill>
                  <pic:spPr>
                    <a:xfrm>
                      <a:off x="0" y="0"/>
                      <a:ext cx="6303010" cy="2614930"/>
                    </a:xfrm>
                    <a:prstGeom prst="rect">
                      <a:avLst/>
                    </a:prstGeom>
                    <a:noFill/>
                    <a:ln>
                      <a:noFill/>
                    </a:ln>
                  </pic:spPr>
                </pic:pic>
              </a:graphicData>
            </a:graphic>
          </wp:inline>
        </w:drawing>
      </w:r>
    </w:p>
    <w:p>
      <w:pPr>
        <w:pageBreakBefore w:val="0"/>
        <w:widowControl w:val="0"/>
        <w:numPr>
          <w:ilvl w:val="0"/>
          <w:numId w:val="0"/>
        </w:numPr>
        <w:kinsoku/>
        <w:wordWrap/>
        <w:overflowPunct/>
        <w:topLinePunct w:val="0"/>
        <w:bidi w:val="0"/>
        <w:snapToGrid/>
        <w:spacing w:line="240" w:lineRule="auto"/>
        <w:textAlignment w:val="auto"/>
        <w:rPr>
          <w:rFonts w:hint="default"/>
          <w:lang w:val="en-US" w:eastAsia="zh-CN"/>
        </w:rPr>
      </w:pPr>
    </w:p>
    <w:p>
      <w:pPr>
        <w:pStyle w:val="3"/>
        <w:bidi w:val="0"/>
        <w:rPr>
          <w:rFonts w:hint="default"/>
          <w:b w:val="0"/>
          <w:bCs w:val="0"/>
          <w:lang w:val="en-US" w:eastAsia="zh-CN"/>
        </w:rPr>
      </w:pPr>
      <w:bookmarkStart w:id="55" w:name="_Toc18257"/>
      <w:bookmarkStart w:id="56" w:name="_Toc8892"/>
      <w:bookmarkStart w:id="57" w:name="_Toc30499"/>
      <w:bookmarkStart w:id="58" w:name="_外部服务导入"/>
      <w:r>
        <w:rPr>
          <w:rFonts w:hint="eastAsia"/>
          <w:lang w:val="en-US" w:eastAsia="zh-CN"/>
        </w:rPr>
        <w:t>外部服务导入</w:t>
      </w:r>
      <w:bookmarkEnd w:id="55"/>
      <w:bookmarkEnd w:id="56"/>
      <w:bookmarkEnd w:id="57"/>
    </w:p>
    <w:bookmarkEnd w:id="58"/>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此场景适用于研发测试环境与生产环境。</w:t>
      </w:r>
    </w:p>
    <w:p>
      <w:pPr>
        <w:pageBreakBefore w:val="0"/>
        <w:widowControl w:val="0"/>
        <w:numPr>
          <w:ilvl w:val="0"/>
          <w:numId w:val="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应用管理员（开发人员、测试人员、运维人员）在容器平台导入外部服务（如未容器化</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mysql、ES服务等）。</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服务导入。</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通过容器云平台导入外部未容器化的可用服务</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在应用部署时供给应用进行调用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rPr>
          <w:rFonts w:hint="default"/>
          <w:lang w:val="en-US" w:eastAsia="zh-CN"/>
        </w:rPr>
      </w:pPr>
      <w:r>
        <w:rPr>
          <w:rFonts w:hint="default"/>
          <w:lang w:val="en-US" w:eastAsia="zh-CN"/>
        </w:rPr>
        <w:drawing>
          <wp:inline distT="0" distB="0" distL="114300" distR="114300">
            <wp:extent cx="3716020" cy="1986915"/>
            <wp:effectExtent l="0" t="0" r="0" b="0"/>
            <wp:docPr id="4" name="图片 35" descr="外部服务导入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5" descr="外部服务导入UseCase"/>
                    <pic:cNvPicPr>
                      <a:picLocks noChangeAspect="1"/>
                    </pic:cNvPicPr>
                  </pic:nvPicPr>
                  <pic:blipFill>
                    <a:blip r:embed="rId8"/>
                    <a:stretch>
                      <a:fillRect/>
                    </a:stretch>
                  </pic:blipFill>
                  <pic:spPr>
                    <a:xfrm>
                      <a:off x="0" y="0"/>
                      <a:ext cx="3716020" cy="1986915"/>
                    </a:xfrm>
                    <a:prstGeom prst="rect">
                      <a:avLst/>
                    </a:prstGeom>
                    <a:noFill/>
                    <a:ln>
                      <a:noFill/>
                    </a:ln>
                  </pic:spPr>
                </pic:pic>
              </a:graphicData>
            </a:graphic>
          </wp:inline>
        </w:drawing>
      </w:r>
    </w:p>
    <w:p>
      <w:pPr>
        <w:pStyle w:val="3"/>
        <w:bidi w:val="0"/>
        <w:rPr>
          <w:rFonts w:hint="default"/>
          <w:lang w:val="en-US" w:eastAsia="zh-CN"/>
        </w:rPr>
      </w:pPr>
      <w:bookmarkStart w:id="59" w:name="_Toc31100"/>
      <w:bookmarkStart w:id="60" w:name="_Toc27135"/>
      <w:bookmarkStart w:id="61" w:name="_Toc29526"/>
      <w:bookmarkStart w:id="62" w:name="_网络权限管理"/>
      <w:r>
        <w:rPr>
          <w:rFonts w:hint="eastAsia"/>
          <w:lang w:val="en-US" w:eastAsia="zh-CN"/>
        </w:rPr>
        <w:t>网络权限管理</w:t>
      </w:r>
      <w:bookmarkEnd w:id="59"/>
      <w:bookmarkEnd w:id="60"/>
      <w:bookmarkEnd w:id="61"/>
    </w:p>
    <w:bookmarkEnd w:id="62"/>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网络管理员</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此场景适用于研发测试环境与生产环境。</w:t>
      </w:r>
    </w:p>
    <w:p>
      <w:pPr>
        <w:pageBreakBefore w:val="0"/>
        <w:widowControl w:val="0"/>
        <w:numPr>
          <w:ilvl w:val="0"/>
          <w:numId w:val="7"/>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外部服务导入后为容器云平台下的一个服务，网络管理员配置某项目对改服务的访问权</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限。</w:t>
      </w:r>
    </w:p>
    <w:p>
      <w:pPr>
        <w:pageBreakBefore w:val="0"/>
        <w:widowControl w:val="0"/>
        <w:numPr>
          <w:ilvl w:val="0"/>
          <w:numId w:val="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配置不同项目之间的网络访问权限。</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网络管理。</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50" w:type="dxa"/>
            <w:vAlign w:val="top"/>
          </w:tcPr>
          <w:p>
            <w:pPr>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网络管理员</w:t>
            </w:r>
          </w:p>
          <w:p>
            <w:pPr>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楷体_GB2312" w:hAnsi="Times New Roman" w:eastAsia="宋体" w:cs="宋体"/>
                <w:color w:val="000000"/>
                <w:kern w:val="0"/>
                <w:szCs w:val="24"/>
                <w:lang w:val="en-US" w:eastAsia="zh-CN"/>
              </w:rPr>
            </w:pP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通过容器云平台网络管理配置项目可访问的服务的网络权限</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控制不同项目之间的访问权限和应用部署时供给应用进行访问调用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pageBreakBefore w:val="0"/>
        <w:widowControl w:val="0"/>
        <w:numPr>
          <w:ilvl w:val="0"/>
          <w:numId w:val="0"/>
        </w:numPr>
        <w:kinsoku/>
        <w:wordWrap/>
        <w:overflowPunct/>
        <w:topLinePunct w:val="0"/>
        <w:bidi w:val="0"/>
        <w:snapToGrid/>
        <w:spacing w:line="240" w:lineRule="auto"/>
        <w:jc w:val="both"/>
        <w:textAlignment w:val="auto"/>
        <w:rPr>
          <w:rFonts w:hint="default"/>
          <w:b w:val="0"/>
          <w:bCs w:val="0"/>
          <w:lang w:val="en-US" w:eastAsia="zh-CN"/>
        </w:rPr>
      </w:pPr>
      <w:r>
        <w:drawing>
          <wp:inline distT="0" distB="0" distL="114300" distR="114300">
            <wp:extent cx="3455035" cy="1967865"/>
            <wp:effectExtent l="0" t="0" r="12065" b="13335"/>
            <wp:docPr id="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8"/>
                    <pic:cNvPicPr>
                      <a:picLocks noChangeAspect="1"/>
                    </pic:cNvPicPr>
                  </pic:nvPicPr>
                  <pic:blipFill>
                    <a:blip r:embed="rId9"/>
                    <a:stretch>
                      <a:fillRect/>
                    </a:stretch>
                  </pic:blipFill>
                  <pic:spPr>
                    <a:xfrm>
                      <a:off x="0" y="0"/>
                      <a:ext cx="3455035" cy="1967865"/>
                    </a:xfrm>
                    <a:prstGeom prst="rect">
                      <a:avLst/>
                    </a:prstGeom>
                    <a:noFill/>
                    <a:ln>
                      <a:noFill/>
                    </a:ln>
                  </pic:spPr>
                </pic:pic>
              </a:graphicData>
            </a:graphic>
          </wp:inline>
        </w:drawing>
      </w:r>
    </w:p>
    <w:p>
      <w:pPr>
        <w:pStyle w:val="3"/>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63" w:name="_Toc4952"/>
      <w:bookmarkStart w:id="64" w:name="_Toc17637"/>
      <w:bookmarkStart w:id="65" w:name="_Toc14190"/>
      <w:r>
        <w:rPr>
          <w:rFonts w:hint="eastAsia" w:ascii="新宋体" w:hAnsi="新宋体" w:eastAsia="新宋体" w:cs="新宋体"/>
          <w:b/>
          <w:bCs/>
          <w:szCs w:val="36"/>
          <w:lang w:val="en-US" w:eastAsia="zh-CN"/>
        </w:rPr>
        <w:t>代码持续集成</w:t>
      </w:r>
      <w:bookmarkEnd w:id="63"/>
      <w:bookmarkEnd w:id="64"/>
      <w:bookmarkEnd w:id="65"/>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8"/>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开发人员提交代码到GitLab</w:t>
      </w:r>
      <w:r>
        <w:rPr>
          <w:rFonts w:hint="default"/>
          <w:lang w:eastAsia="zh-CN"/>
        </w:rPr>
        <w:t>、SVN</w:t>
      </w:r>
      <w:r>
        <w:rPr>
          <w:rFonts w:hint="eastAsia"/>
          <w:lang w:val="en-US" w:eastAsia="zh-CN"/>
        </w:rPr>
        <w:t>仓库。</w:t>
      </w:r>
    </w:p>
    <w:p>
      <w:pPr>
        <w:pageBreakBefore w:val="0"/>
        <w:widowControl w:val="0"/>
        <w:numPr>
          <w:ilvl w:val="0"/>
          <w:numId w:val="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代码编译、扫描、单元测试、打包（jar包）。</w:t>
      </w:r>
    </w:p>
    <w:p>
      <w:pPr>
        <w:pageBreakBefore w:val="0"/>
        <w:widowControl w:val="0"/>
        <w:numPr>
          <w:ilvl w:val="0"/>
          <w:numId w:val="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打包容器镜像并上传至制品库ArtFactory。</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9"/>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代码持续集成</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开发人员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通过持续集成进行提交代码、编译、打包镜像</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可供给容器部署使用的应用镜像</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pageBreakBefore w:val="0"/>
        <w:widowControl w:val="0"/>
        <w:kinsoku/>
        <w:wordWrap/>
        <w:overflowPunct/>
        <w:topLinePunct w:val="0"/>
        <w:bidi w:val="0"/>
        <w:snapToGrid/>
        <w:spacing w:line="240" w:lineRule="auto"/>
        <w:textAlignment w:val="auto"/>
        <w:rPr>
          <w:rFonts w:hint="default"/>
          <w:lang w:val="en-US" w:eastAsia="zh-CN"/>
        </w:rPr>
      </w:pPr>
      <w:r>
        <w:rPr>
          <w:rFonts w:hint="default"/>
          <w:lang w:val="en-US" w:eastAsia="zh-CN"/>
        </w:rPr>
        <w:drawing>
          <wp:inline distT="0" distB="0" distL="114300" distR="114300">
            <wp:extent cx="4319905" cy="2889250"/>
            <wp:effectExtent l="0" t="0" r="0" b="0"/>
            <wp:docPr id="6" name="图片 17" descr="持续集成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持续集成UseCase"/>
                    <pic:cNvPicPr>
                      <a:picLocks noChangeAspect="1"/>
                    </pic:cNvPicPr>
                  </pic:nvPicPr>
                  <pic:blipFill>
                    <a:blip r:embed="rId10"/>
                    <a:stretch>
                      <a:fillRect/>
                    </a:stretch>
                  </pic:blipFill>
                  <pic:spPr>
                    <a:xfrm>
                      <a:off x="0" y="0"/>
                      <a:ext cx="4319905" cy="2889250"/>
                    </a:xfrm>
                    <a:prstGeom prst="rect">
                      <a:avLst/>
                    </a:prstGeom>
                    <a:noFill/>
                    <a:ln>
                      <a:noFill/>
                    </a:ln>
                  </pic:spPr>
                </pic:pic>
              </a:graphicData>
            </a:graphic>
          </wp:inline>
        </w:drawing>
      </w:r>
    </w:p>
    <w:p>
      <w:pPr>
        <w:pStyle w:val="4"/>
        <w:pageBreakBefore w:val="0"/>
        <w:widowControl w:val="0"/>
        <w:kinsoku/>
        <w:wordWrap/>
        <w:overflowPunct/>
        <w:topLinePunct w:val="0"/>
        <w:bidi w:val="0"/>
        <w:snapToGrid/>
        <w:spacing w:line="240" w:lineRule="auto"/>
        <w:textAlignment w:val="auto"/>
        <w:rPr>
          <w:rFonts w:hint="default"/>
          <w:lang w:eastAsia="zh-CN"/>
        </w:rPr>
      </w:pPr>
      <w:r>
        <w:rPr>
          <w:rFonts w:hint="default"/>
          <w:lang w:eastAsia="zh-CN"/>
        </w:rPr>
        <w:t>时序图</w:t>
      </w:r>
    </w:p>
    <w:p>
      <w:pPr>
        <w:pageBreakBefore w:val="0"/>
        <w:widowControl w:val="0"/>
        <w:kinsoku/>
        <w:wordWrap/>
        <w:overflowPunct/>
        <w:topLinePunct w:val="0"/>
        <w:bidi w:val="0"/>
        <w:snapToGrid/>
        <w:spacing w:line="240" w:lineRule="auto"/>
        <w:textAlignment w:val="auto"/>
        <w:rPr>
          <w:rFonts w:hint="default"/>
          <w:lang w:eastAsia="zh-CN"/>
        </w:rPr>
      </w:pPr>
      <w:r>
        <w:rPr>
          <w:rFonts w:hint="default"/>
          <w:lang w:eastAsia="zh-CN"/>
        </w:rPr>
        <w:drawing>
          <wp:inline distT="0" distB="0" distL="114300" distR="114300">
            <wp:extent cx="5539740" cy="2298065"/>
            <wp:effectExtent l="0" t="0" r="0" b="0"/>
            <wp:docPr id="7" name="图片 16" descr="项目申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项目申请时序图"/>
                    <pic:cNvPicPr>
                      <a:picLocks noChangeAspect="1"/>
                    </pic:cNvPicPr>
                  </pic:nvPicPr>
                  <pic:blipFill>
                    <a:blip r:embed="rId11"/>
                    <a:stretch>
                      <a:fillRect/>
                    </a:stretch>
                  </pic:blipFill>
                  <pic:spPr>
                    <a:xfrm>
                      <a:off x="0" y="0"/>
                      <a:ext cx="5539740" cy="2298065"/>
                    </a:xfrm>
                    <a:prstGeom prst="rect">
                      <a:avLst/>
                    </a:prstGeom>
                    <a:noFill/>
                    <a:ln>
                      <a:noFill/>
                    </a:ln>
                  </pic:spPr>
                </pic:pic>
              </a:graphicData>
            </a:graphic>
          </wp:inline>
        </w:drawing>
      </w:r>
    </w:p>
    <w:p>
      <w:pPr>
        <w:pageBreakBefore w:val="0"/>
        <w:widowControl w:val="0"/>
        <w:kinsoku/>
        <w:wordWrap/>
        <w:overflowPunct/>
        <w:topLinePunct w:val="0"/>
        <w:bidi w:val="0"/>
        <w:snapToGrid/>
        <w:spacing w:line="240" w:lineRule="auto"/>
        <w:textAlignment w:val="auto"/>
        <w:rPr>
          <w:rFonts w:hint="default"/>
          <w:lang w:eastAsia="zh-CN"/>
        </w:rPr>
      </w:pPr>
    </w:p>
    <w:p>
      <w:pPr>
        <w:pStyle w:val="3"/>
        <w:pageBreakBefore w:val="0"/>
        <w:widowControl w:val="0"/>
        <w:kinsoku/>
        <w:wordWrap/>
        <w:overflowPunct/>
        <w:topLinePunct w:val="0"/>
        <w:bidi w:val="0"/>
        <w:snapToGrid/>
        <w:spacing w:line="240" w:lineRule="auto"/>
        <w:textAlignment w:val="auto"/>
        <w:rPr>
          <w:rFonts w:hint="default" w:ascii="新宋体" w:hAnsi="新宋体" w:eastAsia="新宋体" w:cs="新宋体"/>
          <w:b/>
          <w:bCs/>
          <w:szCs w:val="36"/>
          <w:lang w:val="en-US" w:eastAsia="zh-CN"/>
        </w:rPr>
      </w:pPr>
      <w:bookmarkStart w:id="66" w:name="_Toc18574"/>
      <w:bookmarkStart w:id="67" w:name="_Toc7082"/>
      <w:bookmarkStart w:id="68" w:name="_Toc6521"/>
      <w:bookmarkStart w:id="69" w:name="_应用编排"/>
      <w:bookmarkStart w:id="70" w:name="OLE_LINK4"/>
      <w:r>
        <w:rPr>
          <w:rFonts w:hint="eastAsia" w:ascii="新宋体" w:hAnsi="新宋体" w:eastAsia="新宋体" w:cs="新宋体"/>
          <w:b/>
          <w:bCs/>
          <w:szCs w:val="36"/>
          <w:lang w:val="en-US" w:eastAsia="zh-CN"/>
        </w:rPr>
        <w:t>应用编排</w:t>
      </w:r>
      <w:bookmarkEnd w:id="66"/>
      <w:bookmarkEnd w:id="67"/>
      <w:bookmarkEnd w:id="68"/>
    </w:p>
    <w:bookmarkEnd w:id="69"/>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71" w:name="_Toc9451"/>
      <w:r>
        <w:rPr>
          <w:rFonts w:hint="eastAsia"/>
          <w:lang w:val="en-US" w:eastAsia="zh-CN"/>
        </w:rPr>
        <w:t>面向用户</w:t>
      </w:r>
      <w:bookmarkEnd w:id="71"/>
    </w:p>
    <w:p>
      <w:pPr>
        <w:pageBreakBefore w:val="0"/>
        <w:widowControl w:val="0"/>
        <w:numPr>
          <w:ilvl w:val="0"/>
          <w:numId w:val="0"/>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开发人员、测试人员、运维人员</w:t>
      </w:r>
    </w:p>
    <w:p>
      <w:pPr>
        <w:pageBreakBefore w:val="0"/>
        <w:widowControl w:val="0"/>
        <w:kinsoku/>
        <w:wordWrap/>
        <w:overflowPunct/>
        <w:topLinePunct w:val="0"/>
        <w:bidi w:val="0"/>
        <w:snapToGrid/>
        <w:spacing w:line="240" w:lineRule="auto"/>
        <w:ind w:firstLine="420" w:firstLineChars="0"/>
        <w:textAlignment w:val="auto"/>
        <w:rPr>
          <w:rFonts w:hint="default"/>
          <w:color w:val="C00000"/>
          <w:highlight w:val="yellow"/>
          <w:lang w:val="en-US" w:eastAsia="zh-CN"/>
        </w:rPr>
      </w:pPr>
      <w:r>
        <w:rPr>
          <w:rFonts w:hint="eastAsia"/>
          <w:color w:val="C00000"/>
          <w:highlight w:val="yellow"/>
          <w:lang w:val="en-US" w:eastAsia="zh-CN"/>
        </w:rPr>
        <w:t>专业角色人员？待讨论那类人员角色进行应用编排</w:t>
      </w: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72" w:name="_Toc10439"/>
      <w:r>
        <w:rPr>
          <w:rFonts w:hint="eastAsia"/>
          <w:lang w:val="en-US" w:eastAsia="zh-CN"/>
        </w:rPr>
        <w:t>主场景描述</w:t>
      </w:r>
      <w:bookmarkEnd w:id="72"/>
    </w:p>
    <w:p>
      <w:pPr>
        <w:pageBreakBefore w:val="0"/>
        <w:widowControl w:val="0"/>
        <w:numPr>
          <w:ilvl w:val="0"/>
          <w:numId w:val="1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编排应用（App+组件）为可用模板并上传应用商店。</w:t>
      </w:r>
    </w:p>
    <w:p>
      <w:pPr>
        <w:pageBreakBefore w:val="0"/>
        <w:widowControl w:val="0"/>
        <w:numPr>
          <w:ilvl w:val="0"/>
          <w:numId w:val="1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编排环境（多组合应用</w:t>
      </w:r>
      <w:r>
        <w:rPr>
          <w:rFonts w:hint="default"/>
          <w:lang w:eastAsia="zh-CN"/>
        </w:rPr>
        <w:t>，编排对象包含helm chart、k8s资源对象、通过服务导入的资源</w:t>
      </w:r>
      <w:r>
        <w:rPr>
          <w:rFonts w:hint="eastAsia"/>
          <w:lang w:val="en-US" w:eastAsia="zh-CN"/>
        </w:rPr>
        <w:t>）为可用模板并上传应用商店。</w:t>
      </w: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73" w:name="_Toc27527"/>
      <w:r>
        <w:rPr>
          <w:rFonts w:hint="eastAsia"/>
          <w:lang w:val="en-US" w:eastAsia="zh-CN"/>
        </w:rPr>
        <w:t>涉及需求点</w:t>
      </w:r>
      <w:bookmarkEnd w:id="73"/>
    </w:p>
    <w:p>
      <w:pPr>
        <w:pageBreakBefore w:val="0"/>
        <w:widowControl w:val="0"/>
        <w:numPr>
          <w:ilvl w:val="0"/>
          <w:numId w:val="11"/>
        </w:numPr>
        <w:kinsoku/>
        <w:wordWrap/>
        <w:overflowPunct/>
        <w:topLinePunct w:val="0"/>
        <w:bidi w:val="0"/>
        <w:snapToGrid/>
        <w:spacing w:line="240" w:lineRule="auto"/>
        <w:ind w:left="420" w:leftChars="0"/>
        <w:textAlignment w:val="auto"/>
        <w:rPr>
          <w:rFonts w:hint="eastAsia"/>
          <w:lang w:val="en-US" w:eastAsia="zh-CN"/>
        </w:rPr>
      </w:pPr>
      <w:r>
        <w:rPr>
          <w:rFonts w:hint="eastAsia"/>
          <w:lang w:val="en-US" w:eastAsia="zh-CN"/>
        </w:rPr>
        <w:t>应用编排</w:t>
      </w:r>
    </w:p>
    <w:p>
      <w:pPr>
        <w:pageBreakBefore w:val="0"/>
        <w:widowControl w:val="0"/>
        <w:numPr>
          <w:ilvl w:val="0"/>
          <w:numId w:val="11"/>
        </w:numPr>
        <w:kinsoku/>
        <w:wordWrap/>
        <w:overflowPunct/>
        <w:topLinePunct w:val="0"/>
        <w:bidi w:val="0"/>
        <w:snapToGrid/>
        <w:spacing w:line="240" w:lineRule="auto"/>
        <w:ind w:left="420" w:leftChars="0"/>
        <w:textAlignment w:val="auto"/>
        <w:rPr>
          <w:rFonts w:hint="default"/>
          <w:lang w:val="en-US" w:eastAsia="zh-CN"/>
        </w:rPr>
      </w:pPr>
      <w:r>
        <w:rPr>
          <w:rFonts w:hint="eastAsia"/>
          <w:lang w:val="en-US" w:eastAsia="zh-CN"/>
        </w:rPr>
        <w:t>上传模板至应用商店</w:t>
      </w: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74" w:name="_Toc11455"/>
      <w:r>
        <w:rPr>
          <w:rFonts w:hint="eastAsia"/>
          <w:lang w:val="en-US" w:eastAsia="zh-CN"/>
        </w:rPr>
        <w:t>场景功能说明</w:t>
      </w:r>
      <w:bookmarkEnd w:id="74"/>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楷体_GB2312" w:hAnsi="Times New Roman" w:eastAsia="宋体" w:cs="宋体"/>
                <w:color w:val="000000"/>
                <w:kern w:val="0"/>
                <w:szCs w:val="24"/>
                <w:lang w:val="en-US" w:eastAsia="zh-CN"/>
              </w:rPr>
            </w:pPr>
            <w:r>
              <w:rPr>
                <w:rFonts w:hint="default" w:ascii="楷体_GB2312" w:hAnsi="Times New Roman" w:cs="宋体"/>
                <w:color w:val="C00000"/>
                <w:kern w:val="0"/>
                <w:szCs w:val="24"/>
                <w:highlight w:val="yellow"/>
                <w:lang w:eastAsia="zh-CN"/>
              </w:rPr>
              <w:t>XXX</w:t>
            </w:r>
            <w:r>
              <w:rPr>
                <w:rFonts w:hint="eastAsia" w:ascii="楷体_GB2312" w:hAnsi="Times New Roman" w:cs="宋体"/>
                <w:color w:val="C00000"/>
                <w:kern w:val="0"/>
                <w:szCs w:val="24"/>
                <w:highlight w:val="yellow"/>
                <w:lang w:val="en-US" w:eastAsia="zh-CN"/>
              </w:rPr>
              <w:t>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通过应用编排制作可用组件、应用、环境模板并上传应用商店</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使用模板商店中的模板快速进行组件、应用、环境部署</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75" w:name="_Toc12124"/>
      <w:r>
        <w:rPr>
          <w:rFonts w:hint="eastAsia"/>
          <w:lang w:val="en-US" w:eastAsia="zh-CN"/>
        </w:rPr>
        <w:t>用例图</w:t>
      </w:r>
      <w:bookmarkEnd w:id="75"/>
    </w:p>
    <w:p>
      <w:pPr>
        <w:ind w:firstLine="420" w:firstLineChars="0"/>
        <w:rPr>
          <w:rFonts w:hint="default"/>
          <w:lang w:val="en-US" w:eastAsia="zh-CN"/>
        </w:rPr>
      </w:pPr>
      <w:r>
        <w:rPr>
          <w:rFonts w:hint="default"/>
          <w:lang w:val="en-US" w:eastAsia="zh-CN"/>
        </w:rPr>
        <w:drawing>
          <wp:inline distT="0" distB="0" distL="114300" distR="114300">
            <wp:extent cx="4575810" cy="3449320"/>
            <wp:effectExtent l="0" t="0" r="0" b="0"/>
            <wp:docPr id="8" name="图片 22" descr="应用编排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descr="应用编排UseCase"/>
                    <pic:cNvPicPr>
                      <a:picLocks noChangeAspect="1"/>
                    </pic:cNvPicPr>
                  </pic:nvPicPr>
                  <pic:blipFill>
                    <a:blip r:embed="rId12"/>
                    <a:stretch>
                      <a:fillRect/>
                    </a:stretch>
                  </pic:blipFill>
                  <pic:spPr>
                    <a:xfrm>
                      <a:off x="0" y="0"/>
                      <a:ext cx="4575810" cy="3449320"/>
                    </a:xfrm>
                    <a:prstGeom prst="rect">
                      <a:avLst/>
                    </a:prstGeom>
                    <a:noFill/>
                    <a:ln>
                      <a:noFill/>
                    </a:ln>
                  </pic:spPr>
                </pic:pic>
              </a:graphicData>
            </a:graphic>
          </wp:inline>
        </w:drawing>
      </w:r>
    </w:p>
    <w:p>
      <w:pPr>
        <w:pStyle w:val="4"/>
        <w:pageBreakBefore w:val="0"/>
        <w:widowControl w:val="0"/>
        <w:kinsoku/>
        <w:wordWrap/>
        <w:overflowPunct/>
        <w:topLinePunct w:val="0"/>
        <w:bidi w:val="0"/>
        <w:snapToGrid/>
        <w:spacing w:line="240" w:lineRule="auto"/>
        <w:textAlignment w:val="auto"/>
        <w:outlineLvl w:val="2"/>
        <w:rPr>
          <w:rFonts w:hint="eastAsia" w:ascii="Arial" w:hAnsi="Arial" w:cs="Times New Roman"/>
          <w:lang w:val="en-US" w:eastAsia="zh-CN"/>
        </w:rPr>
      </w:pPr>
      <w:bookmarkStart w:id="76" w:name="_Toc27813"/>
      <w:r>
        <w:rPr>
          <w:rFonts w:hint="eastAsia" w:ascii="Arial" w:hAnsi="Arial" w:cs="Times New Roman"/>
          <w:lang w:val="en-US" w:eastAsia="zh-CN"/>
        </w:rPr>
        <w:t>时序图</w:t>
      </w:r>
      <w:bookmarkEnd w:id="76"/>
    </w:p>
    <w:p>
      <w:pPr>
        <w:pageBreakBefore w:val="0"/>
        <w:widowControl w:val="0"/>
        <w:kinsoku/>
        <w:wordWrap/>
        <w:overflowPunct/>
        <w:topLinePunct w:val="0"/>
        <w:bidi w:val="0"/>
        <w:snapToGrid/>
        <w:spacing w:line="240" w:lineRule="auto"/>
        <w:textAlignment w:val="auto"/>
        <w:rPr>
          <w:rFonts w:hint="default" w:ascii="新宋体" w:hAnsi="新宋体" w:eastAsia="新宋体" w:cs="新宋体"/>
          <w:b/>
          <w:bCs/>
          <w:szCs w:val="36"/>
          <w:lang w:val="en-US" w:eastAsia="zh-CN"/>
        </w:rPr>
      </w:pPr>
      <w:r>
        <w:rPr>
          <w:rFonts w:hint="default" w:ascii="新宋体" w:hAnsi="新宋体" w:eastAsia="新宋体" w:cs="新宋体"/>
          <w:b/>
          <w:bCs/>
          <w:szCs w:val="36"/>
          <w:lang w:val="en-US" w:eastAsia="zh-CN"/>
        </w:rPr>
        <w:drawing>
          <wp:inline distT="0" distB="0" distL="114300" distR="114300">
            <wp:extent cx="5539740" cy="2298065"/>
            <wp:effectExtent l="0" t="0" r="0" b="0"/>
            <wp:docPr id="9" name="图片 23" descr="项目申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descr="项目申请时序图"/>
                    <pic:cNvPicPr>
                      <a:picLocks noChangeAspect="1"/>
                    </pic:cNvPicPr>
                  </pic:nvPicPr>
                  <pic:blipFill>
                    <a:blip r:embed="rId11"/>
                    <a:stretch>
                      <a:fillRect/>
                    </a:stretch>
                  </pic:blipFill>
                  <pic:spPr>
                    <a:xfrm>
                      <a:off x="0" y="0"/>
                      <a:ext cx="5539740" cy="2298065"/>
                    </a:xfrm>
                    <a:prstGeom prst="rect">
                      <a:avLst/>
                    </a:prstGeom>
                    <a:noFill/>
                    <a:ln>
                      <a:noFill/>
                    </a:ln>
                  </pic:spPr>
                </pic:pic>
              </a:graphicData>
            </a:graphic>
          </wp:inline>
        </w:drawing>
      </w:r>
    </w:p>
    <w:p>
      <w:pPr>
        <w:pStyle w:val="3"/>
        <w:pageBreakBefore w:val="0"/>
        <w:widowControl w:val="0"/>
        <w:kinsoku/>
        <w:wordWrap/>
        <w:overflowPunct/>
        <w:topLinePunct w:val="0"/>
        <w:bidi w:val="0"/>
        <w:snapToGrid/>
        <w:spacing w:line="240" w:lineRule="auto"/>
        <w:textAlignment w:val="auto"/>
        <w:rPr>
          <w:rFonts w:hint="default" w:ascii="新宋体" w:hAnsi="新宋体" w:eastAsia="新宋体" w:cs="新宋体"/>
          <w:b/>
          <w:bCs/>
          <w:szCs w:val="36"/>
          <w:lang w:val="en-US" w:eastAsia="zh-CN"/>
        </w:rPr>
      </w:pPr>
      <w:bookmarkStart w:id="77" w:name="_Toc23963"/>
      <w:bookmarkStart w:id="78" w:name="_Toc9933"/>
      <w:bookmarkStart w:id="79" w:name="_Toc11457"/>
      <w:r>
        <w:rPr>
          <w:rFonts w:hint="eastAsia" w:ascii="新宋体" w:hAnsi="新宋体" w:eastAsia="新宋体" w:cs="新宋体"/>
          <w:b/>
          <w:bCs/>
          <w:szCs w:val="36"/>
          <w:lang w:val="en-US" w:eastAsia="zh-CN"/>
        </w:rPr>
        <w:t>应用持续发布</w:t>
      </w:r>
      <w:bookmarkEnd w:id="77"/>
      <w:bookmarkEnd w:id="78"/>
      <w:bookmarkEnd w:id="79"/>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80" w:name="_Toc26555"/>
      <w:r>
        <w:rPr>
          <w:rFonts w:hint="eastAsia"/>
          <w:lang w:val="en-US" w:eastAsia="zh-CN"/>
        </w:rPr>
        <w:t>面向用户</w:t>
      </w:r>
      <w:bookmarkEnd w:id="80"/>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w:t>
      </w: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81" w:name="_Toc27651"/>
      <w:r>
        <w:rPr>
          <w:rFonts w:hint="eastAsia"/>
          <w:lang w:val="en-US" w:eastAsia="zh-CN"/>
        </w:rPr>
        <w:t>主场景描述</w:t>
      </w:r>
      <w:bookmarkEnd w:id="81"/>
    </w:p>
    <w:p>
      <w:pPr>
        <w:pageBreakBefore w:val="0"/>
        <w:widowControl w:val="0"/>
        <w:numPr>
          <w:ilvl w:val="0"/>
          <w:numId w:val="0"/>
        </w:numPr>
        <w:kinsoku/>
        <w:wordWrap/>
        <w:overflowPunct/>
        <w:topLinePunct w:val="0"/>
        <w:bidi w:val="0"/>
        <w:snapToGrid/>
        <w:spacing w:line="240" w:lineRule="auto"/>
        <w:ind w:firstLine="420" w:firstLineChars="0"/>
        <w:textAlignment w:val="auto"/>
        <w:rPr>
          <w:rFonts w:hint="eastAsia"/>
          <w:lang w:val="en-US" w:eastAsia="zh-CN"/>
        </w:rPr>
      </w:pPr>
      <w:r>
        <w:rPr>
          <w:rFonts w:hint="default"/>
          <w:lang w:eastAsia="zh-CN"/>
        </w:rPr>
        <w:t>应用</w:t>
      </w:r>
      <w:r>
        <w:rPr>
          <w:rFonts w:hint="eastAsia"/>
          <w:lang w:val="en-US" w:eastAsia="zh-CN"/>
        </w:rPr>
        <w:t>持续发布部署可分为以下两种。</w:t>
      </w:r>
    </w:p>
    <w:p>
      <w:pPr>
        <w:pageBreakBefore w:val="0"/>
        <w:widowControl w:val="0"/>
        <w:numPr>
          <w:ilvl w:val="0"/>
          <w:numId w:val="7"/>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选择指定镜像后进行应用编排或者直接选择应用商店中的模板进行环境部署。</w:t>
      </w:r>
    </w:p>
    <w:p>
      <w:pPr>
        <w:pageBreakBefore w:val="0"/>
        <w:widowControl w:val="0"/>
        <w:numPr>
          <w:ilvl w:val="0"/>
          <w:numId w:val="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选择指定镜像后再选择已经部署该镜像的应用环境进行镜像更新。</w:t>
      </w: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82" w:name="_Toc2596"/>
      <w:r>
        <w:rPr>
          <w:rFonts w:hint="eastAsia"/>
          <w:lang w:val="en-US" w:eastAsia="zh-CN"/>
        </w:rPr>
        <w:t>涉及需求点</w:t>
      </w:r>
      <w:bookmarkEnd w:id="82"/>
    </w:p>
    <w:p>
      <w:pPr>
        <w:pageBreakBefore w:val="0"/>
        <w:widowControl w:val="0"/>
        <w:numPr>
          <w:ilvl w:val="0"/>
          <w:numId w:val="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持续发布CD。</w:t>
      </w: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83" w:name="_Toc13831"/>
      <w:r>
        <w:rPr>
          <w:rFonts w:hint="eastAsia"/>
          <w:lang w:val="en-US" w:eastAsia="zh-CN"/>
        </w:rPr>
        <w:t>场景功能说明</w:t>
      </w:r>
      <w:bookmarkEnd w:id="83"/>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开发人员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通过持续集成进行提交代码、编译、打包镜像</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进行可供给容器部署使用的应用镜像</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84" w:name="_Toc18936"/>
      <w:r>
        <w:rPr>
          <w:rFonts w:hint="eastAsia"/>
          <w:lang w:val="en-US" w:eastAsia="zh-CN"/>
        </w:rPr>
        <w:t>用例图</w:t>
      </w:r>
      <w:bookmarkEnd w:id="84"/>
    </w:p>
    <w:p>
      <w:pPr>
        <w:rPr>
          <w:rFonts w:hint="default"/>
          <w:lang w:val="en-US" w:eastAsia="zh-CN"/>
        </w:rPr>
      </w:pPr>
      <w:r>
        <w:rPr>
          <w:rFonts w:hint="default"/>
          <w:lang w:val="en-US" w:eastAsia="zh-CN"/>
        </w:rPr>
        <w:drawing>
          <wp:inline distT="0" distB="0" distL="114300" distR="114300">
            <wp:extent cx="4702810" cy="2807970"/>
            <wp:effectExtent l="0" t="0" r="0" b="0"/>
            <wp:docPr id="10" name="图片 37" descr="持续发布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7" descr="持续发布UseCase"/>
                    <pic:cNvPicPr>
                      <a:picLocks noChangeAspect="1"/>
                    </pic:cNvPicPr>
                  </pic:nvPicPr>
                  <pic:blipFill>
                    <a:blip r:embed="rId13"/>
                    <a:stretch>
                      <a:fillRect/>
                    </a:stretch>
                  </pic:blipFill>
                  <pic:spPr>
                    <a:xfrm>
                      <a:off x="0" y="0"/>
                      <a:ext cx="4702810" cy="2807970"/>
                    </a:xfrm>
                    <a:prstGeom prst="rect">
                      <a:avLst/>
                    </a:prstGeom>
                    <a:noFill/>
                    <a:ln>
                      <a:noFill/>
                    </a:ln>
                  </pic:spPr>
                </pic:pic>
              </a:graphicData>
            </a:graphic>
          </wp:inline>
        </w:drawing>
      </w:r>
    </w:p>
    <w:p>
      <w:pPr>
        <w:pStyle w:val="4"/>
        <w:pageBreakBefore w:val="0"/>
        <w:widowControl w:val="0"/>
        <w:kinsoku/>
        <w:wordWrap/>
        <w:overflowPunct/>
        <w:topLinePunct w:val="0"/>
        <w:bidi w:val="0"/>
        <w:snapToGrid/>
        <w:spacing w:line="240" w:lineRule="auto"/>
        <w:textAlignment w:val="auto"/>
        <w:outlineLvl w:val="2"/>
        <w:rPr>
          <w:rFonts w:hint="eastAsia" w:ascii="Arial" w:hAnsi="Arial" w:cs="Times New Roman"/>
          <w:lang w:val="en-US" w:eastAsia="zh-CN"/>
        </w:rPr>
      </w:pPr>
      <w:bookmarkStart w:id="85" w:name="_Toc2059"/>
      <w:r>
        <w:rPr>
          <w:rFonts w:hint="eastAsia" w:ascii="Arial" w:hAnsi="Arial" w:cs="Times New Roman"/>
          <w:lang w:val="en-US" w:eastAsia="zh-CN"/>
        </w:rPr>
        <w:t>时序图</w:t>
      </w:r>
      <w:bookmarkEnd w:id="85"/>
    </w:p>
    <w:p>
      <w:pPr>
        <w:rPr>
          <w:rFonts w:hint="default"/>
          <w:lang w:val="en-US" w:eastAsia="zh-CN"/>
        </w:rPr>
      </w:pPr>
      <w:r>
        <w:rPr>
          <w:rFonts w:hint="default"/>
          <w:lang w:val="en-US" w:eastAsia="zh-CN"/>
        </w:rPr>
        <w:drawing>
          <wp:inline distT="0" distB="0" distL="114300" distR="114300">
            <wp:extent cx="5520690" cy="2030730"/>
            <wp:effectExtent l="0" t="0" r="0" b="0"/>
            <wp:docPr id="11" name="图片 41" descr="应用持续集发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1" descr="应用持续集发布时序图"/>
                    <pic:cNvPicPr>
                      <a:picLocks noChangeAspect="1"/>
                    </pic:cNvPicPr>
                  </pic:nvPicPr>
                  <pic:blipFill>
                    <a:blip r:embed="rId14"/>
                    <a:stretch>
                      <a:fillRect/>
                    </a:stretch>
                  </pic:blipFill>
                  <pic:spPr>
                    <a:xfrm>
                      <a:off x="0" y="0"/>
                      <a:ext cx="5520690" cy="2030730"/>
                    </a:xfrm>
                    <a:prstGeom prst="rect">
                      <a:avLst/>
                    </a:prstGeom>
                    <a:noFill/>
                    <a:ln>
                      <a:noFill/>
                    </a:ln>
                  </pic:spPr>
                </pic:pic>
              </a:graphicData>
            </a:graphic>
          </wp:inline>
        </w:drawing>
      </w:r>
    </w:p>
    <w:p>
      <w:pPr>
        <w:pStyle w:val="3"/>
        <w:bidi w:val="0"/>
        <w:rPr>
          <w:rFonts w:hint="default"/>
          <w:lang w:val="en-US" w:eastAsia="zh-CN"/>
        </w:rPr>
      </w:pPr>
      <w:bookmarkStart w:id="86" w:name="_Toc24462"/>
      <w:bookmarkStart w:id="87" w:name="_Toc17810"/>
      <w:bookmarkStart w:id="88" w:name="_Toc24079"/>
      <w:r>
        <w:rPr>
          <w:rFonts w:hint="eastAsia"/>
          <w:lang w:val="en-US" w:eastAsia="zh-CN"/>
        </w:rPr>
        <w:t>开发转测试</w:t>
      </w:r>
      <w:bookmarkEnd w:id="86"/>
      <w:bookmarkEnd w:id="87"/>
      <w:bookmarkEnd w:id="88"/>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89" w:name="_Toc29054"/>
      <w:r>
        <w:rPr>
          <w:rFonts w:hint="eastAsia"/>
          <w:lang w:val="en-US" w:eastAsia="zh-CN"/>
        </w:rPr>
        <w:t>面向用户</w:t>
      </w:r>
      <w:bookmarkEnd w:id="89"/>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w:t>
      </w: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90" w:name="_Toc25644"/>
      <w:r>
        <w:rPr>
          <w:rFonts w:hint="eastAsia"/>
          <w:lang w:val="en-US" w:eastAsia="zh-CN"/>
        </w:rPr>
        <w:t>主场景描述</w:t>
      </w:r>
      <w:bookmarkEnd w:id="90"/>
    </w:p>
    <w:p>
      <w:pPr>
        <w:pageBreakBefore w:val="0"/>
        <w:widowControl w:val="0"/>
        <w:numPr>
          <w:ilvl w:val="0"/>
          <w:numId w:val="12"/>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开发人员在研发测试环境自测通过后将开发版本镜像更改为tag为可测试版本镜像。</w:t>
      </w:r>
    </w:p>
    <w:p>
      <w:pPr>
        <w:pageBreakBefore w:val="0"/>
        <w:widowControl w:val="0"/>
        <w:numPr>
          <w:ilvl w:val="0"/>
          <w:numId w:val="1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通过</w:t>
      </w:r>
      <w:r>
        <w:rPr>
          <w:rFonts w:hint="eastAsia"/>
          <w:b/>
          <w:bCs/>
          <w:color w:val="FF0000"/>
          <w:lang w:val="en-US" w:eastAsia="zh-CN"/>
        </w:rPr>
        <w:t>邮件方式</w:t>
      </w:r>
      <w:r>
        <w:rPr>
          <w:rFonts w:hint="eastAsia"/>
          <w:b w:val="0"/>
          <w:bCs w:val="0"/>
          <w:color w:val="auto"/>
          <w:lang w:val="en-US" w:eastAsia="zh-CN"/>
        </w:rPr>
        <w:t>通知测试人员镜像版本与应用商店中应用模板版本</w:t>
      </w:r>
      <w:r>
        <w:rPr>
          <w:rFonts w:hint="eastAsia"/>
          <w:lang w:val="en-US" w:eastAsia="zh-CN"/>
        </w:rPr>
        <w:t>。</w:t>
      </w: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91" w:name="_Toc31972"/>
      <w:r>
        <w:rPr>
          <w:rFonts w:hint="eastAsia"/>
          <w:lang w:val="en-US" w:eastAsia="zh-CN"/>
        </w:rPr>
        <w:t>涉及需求点</w:t>
      </w:r>
      <w:bookmarkEnd w:id="91"/>
    </w:p>
    <w:p>
      <w:pPr>
        <w:pageBreakBefore w:val="0"/>
        <w:widowControl w:val="0"/>
        <w:numPr>
          <w:ilvl w:val="0"/>
          <w:numId w:val="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92" w:name="_Toc14696"/>
      <w:r>
        <w:rPr>
          <w:rFonts w:hint="eastAsia"/>
          <w:lang w:val="en-US" w:eastAsia="zh-CN"/>
        </w:rPr>
        <w:t>场景功能说明</w:t>
      </w:r>
      <w:bookmarkEnd w:id="92"/>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开发人员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通过持研发能效平台提交送测版本</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测试部署测试环境进行项目测试</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4"/>
        <w:pageBreakBefore w:val="0"/>
        <w:widowControl w:val="0"/>
        <w:kinsoku/>
        <w:wordWrap/>
        <w:overflowPunct/>
        <w:topLinePunct w:val="0"/>
        <w:bidi w:val="0"/>
        <w:snapToGrid/>
        <w:spacing w:line="240" w:lineRule="auto"/>
        <w:textAlignment w:val="auto"/>
        <w:outlineLvl w:val="2"/>
        <w:rPr>
          <w:rFonts w:hint="eastAsia"/>
          <w:lang w:val="en-US" w:eastAsia="zh-CN"/>
        </w:rPr>
      </w:pPr>
      <w:bookmarkStart w:id="93" w:name="_Toc9480"/>
      <w:r>
        <w:rPr>
          <w:rFonts w:hint="eastAsia"/>
          <w:lang w:val="en-US" w:eastAsia="zh-CN"/>
        </w:rPr>
        <w:t>用例图</w:t>
      </w:r>
      <w:bookmarkEnd w:id="93"/>
    </w:p>
    <w:p>
      <w:pPr>
        <w:rPr>
          <w:rFonts w:hint="default"/>
          <w:lang w:val="en-US" w:eastAsia="zh-CN"/>
        </w:rPr>
      </w:pPr>
      <w:r>
        <w:rPr>
          <w:rFonts w:hint="default"/>
          <w:lang w:val="en-US" w:eastAsia="zh-CN"/>
        </w:rPr>
        <w:drawing>
          <wp:inline distT="0" distB="0" distL="114300" distR="114300">
            <wp:extent cx="4498340" cy="2364740"/>
            <wp:effectExtent l="0" t="0" r="0" b="0"/>
            <wp:docPr id="12" name="图片 42" descr="开发转测试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2" descr="开发转测试UseCase"/>
                    <pic:cNvPicPr>
                      <a:picLocks noChangeAspect="1"/>
                    </pic:cNvPicPr>
                  </pic:nvPicPr>
                  <pic:blipFill>
                    <a:blip r:embed="rId15"/>
                    <a:stretch>
                      <a:fillRect/>
                    </a:stretch>
                  </pic:blipFill>
                  <pic:spPr>
                    <a:xfrm>
                      <a:off x="0" y="0"/>
                      <a:ext cx="4498340" cy="2364740"/>
                    </a:xfrm>
                    <a:prstGeom prst="rect">
                      <a:avLst/>
                    </a:prstGeom>
                    <a:noFill/>
                    <a:ln>
                      <a:noFill/>
                    </a:ln>
                  </pic:spPr>
                </pic:pic>
              </a:graphicData>
            </a:graphic>
          </wp:inline>
        </w:drawing>
      </w:r>
    </w:p>
    <w:bookmarkEnd w:id="70"/>
    <w:p>
      <w:pPr>
        <w:pStyle w:val="3"/>
        <w:pageBreakBefore w:val="0"/>
        <w:widowControl w:val="0"/>
        <w:kinsoku/>
        <w:wordWrap/>
        <w:overflowPunct/>
        <w:topLinePunct w:val="0"/>
        <w:bidi w:val="0"/>
        <w:snapToGrid/>
        <w:spacing w:line="240" w:lineRule="auto"/>
        <w:textAlignment w:val="auto"/>
        <w:rPr>
          <w:rFonts w:hint="default" w:ascii="新宋体" w:hAnsi="新宋体" w:eastAsia="新宋体" w:cs="新宋体"/>
          <w:b/>
          <w:bCs/>
          <w:szCs w:val="36"/>
          <w:lang w:val="en-US" w:eastAsia="zh-CN"/>
        </w:rPr>
      </w:pPr>
      <w:bookmarkStart w:id="94" w:name="_Toc7951"/>
      <w:bookmarkStart w:id="95" w:name="_Toc12714"/>
      <w:bookmarkStart w:id="96" w:name="_Toc25132"/>
      <w:r>
        <w:rPr>
          <w:rFonts w:hint="eastAsia" w:ascii="新宋体" w:hAnsi="新宋体" w:eastAsia="新宋体" w:cs="新宋体"/>
          <w:b/>
          <w:bCs/>
          <w:szCs w:val="36"/>
          <w:lang w:val="en-US" w:eastAsia="zh-CN"/>
        </w:rPr>
        <w:t>开发测试环境部署</w:t>
      </w:r>
      <w:bookmarkEnd w:id="94"/>
      <w:bookmarkEnd w:id="95"/>
      <w:bookmarkEnd w:id="96"/>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w:t>
      </w:r>
      <w:r>
        <w:rPr>
          <w:rFonts w:hint="default"/>
          <w:lang w:eastAsia="zh-CN"/>
        </w:rPr>
        <w:t>人员</w:t>
      </w:r>
      <w:r>
        <w:rPr>
          <w:rFonts w:hint="eastAsia"/>
          <w:lang w:val="en-US" w:eastAsia="zh-CN"/>
        </w:rPr>
        <w:t>、项目经理</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eastAsia"/>
          <w:lang w:val="en-US" w:eastAsia="zh-CN"/>
        </w:rPr>
      </w:pPr>
      <w:r>
        <w:rPr>
          <w:rFonts w:hint="eastAsia"/>
          <w:lang w:val="en-US" w:eastAsia="zh-CN"/>
        </w:rPr>
        <w:t>开发、测试人员可以通过应用部署功能部署开发环境</w:t>
      </w:r>
      <w:r>
        <w:rPr>
          <w:rFonts w:hint="default"/>
          <w:lang w:eastAsia="zh-CN"/>
        </w:rPr>
        <w:t>、</w:t>
      </w:r>
      <w:r>
        <w:rPr>
          <w:rFonts w:hint="eastAsia"/>
          <w:lang w:val="en-US" w:eastAsia="zh-CN"/>
        </w:rPr>
        <w:t>测试环境，测试环境包括功能测试环境、非功能测试环境、安装测试环境。</w:t>
      </w:r>
    </w:p>
    <w:p>
      <w:pPr>
        <w:ind w:firstLine="420" w:firstLineChars="0"/>
        <w:rPr>
          <w:rFonts w:hint="default"/>
          <w:lang w:val="en-US" w:eastAsia="zh-CN"/>
        </w:rPr>
      </w:pPr>
      <w:r>
        <w:rPr>
          <w:rFonts w:hint="default"/>
          <w:lang w:eastAsia="zh-CN"/>
        </w:rPr>
        <w:t>1.通过应用商店模板部署</w:t>
      </w:r>
      <w:r>
        <w:rPr>
          <w:rFonts w:hint="eastAsia"/>
          <w:lang w:val="en-US" w:eastAsia="zh-CN"/>
        </w:rPr>
        <w:t>中小板可用环境（包括中小板应用、mysql组件、文件服务的组合</w:t>
      </w:r>
      <w:r>
        <w:rPr>
          <w:rFonts w:hint="eastAsia"/>
          <w:lang w:val="en-US" w:eastAsia="zh-CN"/>
        </w:rPr>
        <w:tab/>
      </w:r>
      <w:r>
        <w:rPr>
          <w:rFonts w:hint="eastAsia"/>
          <w:lang w:val="en-US" w:eastAsia="zh-CN"/>
        </w:rPr>
        <w:t>环境），此场景可用于开发、测试、生成环境部署。</w:t>
      </w:r>
    </w:p>
    <w:p>
      <w:pPr>
        <w:pageBreakBefore w:val="0"/>
        <w:widowControl w:val="0"/>
        <w:numPr>
          <w:ilvl w:val="0"/>
          <w:numId w:val="13"/>
        </w:numPr>
        <w:tabs>
          <w:tab w:val="left" w:pos="312"/>
        </w:tabs>
        <w:kinsoku/>
        <w:wordWrap/>
        <w:overflowPunct/>
        <w:topLinePunct w:val="0"/>
        <w:bidi w:val="0"/>
        <w:snapToGrid/>
        <w:spacing w:line="240" w:lineRule="auto"/>
        <w:ind w:left="420" w:leftChars="0" w:firstLine="400" w:firstLineChars="0"/>
        <w:textAlignment w:val="auto"/>
        <w:rPr>
          <w:rFonts w:hint="default"/>
          <w:lang w:val="en-US" w:eastAsia="zh-CN"/>
        </w:rPr>
      </w:pPr>
      <w:r>
        <w:rPr>
          <w:rFonts w:hint="eastAsia"/>
          <w:lang w:val="en-US" w:eastAsia="zh-CN"/>
        </w:rPr>
        <w:t>通过应用商店选中需要部署的应用模板。</w:t>
      </w:r>
    </w:p>
    <w:p>
      <w:pPr>
        <w:pageBreakBefore w:val="0"/>
        <w:widowControl w:val="0"/>
        <w:numPr>
          <w:ilvl w:val="0"/>
          <w:numId w:val="13"/>
        </w:numPr>
        <w:tabs>
          <w:tab w:val="left" w:pos="312"/>
        </w:tabs>
        <w:kinsoku/>
        <w:wordWrap/>
        <w:overflowPunct/>
        <w:topLinePunct w:val="0"/>
        <w:bidi w:val="0"/>
        <w:snapToGrid/>
        <w:spacing w:line="240" w:lineRule="auto"/>
        <w:ind w:left="420" w:leftChars="0" w:firstLine="400" w:firstLineChars="0"/>
        <w:textAlignment w:val="auto"/>
        <w:rPr>
          <w:rFonts w:hint="default"/>
          <w:lang w:val="en-US" w:eastAsia="zh-CN"/>
        </w:rPr>
      </w:pPr>
      <w:r>
        <w:rPr>
          <w:rFonts w:hint="eastAsia"/>
          <w:lang w:val="en-US" w:eastAsia="zh-CN"/>
        </w:rPr>
        <w:t>通过向导式指引修改部分参数后进行环境部署。</w:t>
      </w:r>
    </w:p>
    <w:p>
      <w:pPr>
        <w:numPr>
          <w:ilvl w:val="0"/>
          <w:numId w:val="0"/>
        </w:numPr>
        <w:ind w:left="420" w:leftChars="0"/>
        <w:rPr>
          <w:rFonts w:hint="eastAsia" w:cs="Times New Roman"/>
          <w:lang w:val="en-US" w:eastAsia="zh-CN"/>
        </w:rPr>
      </w:pPr>
      <w:r>
        <w:rPr>
          <w:rFonts w:hint="eastAsia" w:cs="Times New Roman"/>
          <w:lang w:val="en-US" w:eastAsia="zh-CN"/>
        </w:rPr>
        <w:t>2. 通过商店模板部署单一组件环境，如部署单一可提供mysql服务的环境。此场景可用于</w:t>
      </w:r>
      <w:r>
        <w:rPr>
          <w:rFonts w:hint="eastAsia" w:cs="Times New Roman"/>
          <w:lang w:val="en-US" w:eastAsia="zh-CN"/>
        </w:rPr>
        <w:tab/>
      </w:r>
      <w:r>
        <w:rPr>
          <w:rFonts w:hint="eastAsia" w:cs="Times New Roman"/>
          <w:lang w:val="en-US" w:eastAsia="zh-CN"/>
        </w:rPr>
        <w:t>开发、测试环境部署。</w:t>
      </w:r>
    </w:p>
    <w:p>
      <w:pPr>
        <w:pageBreakBefore w:val="0"/>
        <w:widowControl w:val="0"/>
        <w:numPr>
          <w:ilvl w:val="0"/>
          <w:numId w:val="14"/>
        </w:numPr>
        <w:tabs>
          <w:tab w:val="left" w:pos="312"/>
        </w:tabs>
        <w:kinsoku/>
        <w:wordWrap/>
        <w:overflowPunct/>
        <w:topLinePunct w:val="0"/>
        <w:bidi w:val="0"/>
        <w:snapToGrid/>
        <w:spacing w:line="240" w:lineRule="auto"/>
        <w:ind w:left="420" w:leftChars="0" w:firstLine="400" w:firstLineChars="0"/>
        <w:textAlignment w:val="auto"/>
        <w:rPr>
          <w:rFonts w:hint="default"/>
          <w:lang w:val="en-US" w:eastAsia="zh-CN"/>
        </w:rPr>
      </w:pPr>
      <w:r>
        <w:rPr>
          <w:rFonts w:hint="eastAsia"/>
          <w:lang w:val="en-US" w:eastAsia="zh-CN"/>
        </w:rPr>
        <w:t>通过应用商店选中需要部署的组件模板。</w:t>
      </w:r>
    </w:p>
    <w:p>
      <w:pPr>
        <w:pageBreakBefore w:val="0"/>
        <w:widowControl w:val="0"/>
        <w:numPr>
          <w:ilvl w:val="0"/>
          <w:numId w:val="14"/>
        </w:numPr>
        <w:tabs>
          <w:tab w:val="left" w:pos="312"/>
        </w:tabs>
        <w:kinsoku/>
        <w:wordWrap/>
        <w:overflowPunct/>
        <w:topLinePunct w:val="0"/>
        <w:bidi w:val="0"/>
        <w:snapToGrid/>
        <w:spacing w:line="240" w:lineRule="auto"/>
        <w:ind w:left="420" w:leftChars="0" w:firstLine="400" w:firstLineChars="0"/>
        <w:textAlignment w:val="auto"/>
        <w:rPr>
          <w:rFonts w:hint="default" w:cs="Times New Roman"/>
          <w:lang w:val="en-US" w:eastAsia="zh-CN"/>
        </w:rPr>
      </w:pPr>
      <w:r>
        <w:rPr>
          <w:rFonts w:hint="eastAsia"/>
          <w:lang w:val="en-US" w:eastAsia="zh-CN"/>
        </w:rPr>
        <w:t>通过向导式指引修改部分参数后进行环境部署。</w:t>
      </w:r>
    </w:p>
    <w:p>
      <w:pPr>
        <w:pageBreakBefore w:val="0"/>
        <w:widowControl w:val="0"/>
        <w:numPr>
          <w:ilvl w:val="0"/>
          <w:numId w:val="0"/>
        </w:numPr>
        <w:tabs>
          <w:tab w:val="left" w:pos="312"/>
        </w:tabs>
        <w:kinsoku/>
        <w:wordWrap/>
        <w:overflowPunct/>
        <w:topLinePunct w:val="0"/>
        <w:bidi w:val="0"/>
        <w:snapToGrid/>
        <w:spacing w:line="240" w:lineRule="auto"/>
        <w:textAlignment w:val="auto"/>
        <w:rPr>
          <w:rFonts w:hint="default" w:cs="Times New Roman"/>
          <w:lang w:val="en-US" w:eastAsia="zh-CN"/>
        </w:rPr>
      </w:pPr>
      <w:r>
        <w:rPr>
          <w:rFonts w:hint="eastAsia"/>
          <w:lang w:val="en-US" w:eastAsia="zh-CN"/>
        </w:rPr>
        <w:t xml:space="preserve">    </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numPr>
          <w:ilvl w:val="0"/>
          <w:numId w:val="15"/>
        </w:numPr>
        <w:ind w:firstLine="420" w:firstLineChars="0"/>
        <w:rPr>
          <w:rFonts w:hint="eastAsia"/>
          <w:lang w:val="en-US" w:eastAsia="zh-CN"/>
        </w:rPr>
      </w:pPr>
      <w:r>
        <w:rPr>
          <w:rFonts w:hint="eastAsia"/>
          <w:lang w:val="en-US" w:eastAsia="zh-CN"/>
        </w:rPr>
        <w:t>应用部署</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开发人员、测试人员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通过应用部署功能快速部署组件、应用、环境</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w:t>
            </w:r>
            <w:r>
              <w:rPr>
                <w:rFonts w:hint="default" w:ascii="楷体_GB2312" w:hAnsi="宋体"/>
                <w:szCs w:val="24"/>
                <w:lang w:eastAsia="zh-CN"/>
              </w:rPr>
              <w:t>研发测试</w:t>
            </w:r>
            <w:r>
              <w:rPr>
                <w:rFonts w:hint="eastAsia" w:ascii="楷体_GB2312" w:hAnsi="宋体"/>
                <w:szCs w:val="24"/>
                <w:lang w:val="en-US" w:eastAsia="zh-CN"/>
              </w:rPr>
              <w:t>环境快速搭建</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rPr>
          <w:rFonts w:hint="default"/>
          <w:lang w:val="en-US" w:eastAsia="zh-CN"/>
        </w:rPr>
      </w:pPr>
      <w:r>
        <w:rPr>
          <w:rFonts w:hint="default"/>
          <w:lang w:val="en-US" w:eastAsia="zh-CN"/>
        </w:rPr>
        <w:drawing>
          <wp:inline distT="0" distB="0" distL="114300" distR="114300">
            <wp:extent cx="4469765" cy="2940050"/>
            <wp:effectExtent l="0" t="0" r="0" b="0"/>
            <wp:docPr id="13" name="图片 44" descr="开发测试环境部署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4" descr="开发测试环境部署UseCase"/>
                    <pic:cNvPicPr>
                      <a:picLocks noChangeAspect="1"/>
                    </pic:cNvPicPr>
                  </pic:nvPicPr>
                  <pic:blipFill>
                    <a:blip r:embed="rId16"/>
                    <a:stretch>
                      <a:fillRect/>
                    </a:stretch>
                  </pic:blipFill>
                  <pic:spPr>
                    <a:xfrm>
                      <a:off x="0" y="0"/>
                      <a:ext cx="4469765" cy="2940050"/>
                    </a:xfrm>
                    <a:prstGeom prst="rect">
                      <a:avLst/>
                    </a:prstGeom>
                    <a:noFill/>
                    <a:ln>
                      <a:noFill/>
                    </a:ln>
                  </pic:spPr>
                </pic:pic>
              </a:graphicData>
            </a:graphic>
          </wp:inline>
        </w:drawing>
      </w:r>
    </w:p>
    <w:p>
      <w:pPr>
        <w:pStyle w:val="4"/>
        <w:pageBreakBefore w:val="0"/>
        <w:widowControl w:val="0"/>
        <w:kinsoku/>
        <w:wordWrap/>
        <w:overflowPunct/>
        <w:topLinePunct w:val="0"/>
        <w:bidi w:val="0"/>
        <w:snapToGrid/>
        <w:spacing w:line="240" w:lineRule="auto"/>
        <w:textAlignment w:val="auto"/>
        <w:rPr>
          <w:rFonts w:hint="eastAsia" w:ascii="Arial" w:hAnsi="Arial" w:cs="Times New Roman"/>
          <w:lang w:val="en-US" w:eastAsia="zh-CN"/>
        </w:rPr>
      </w:pPr>
      <w:r>
        <w:rPr>
          <w:rFonts w:hint="eastAsia" w:ascii="Arial" w:hAnsi="Arial" w:cs="Times New Roman"/>
          <w:lang w:val="en-US" w:eastAsia="zh-CN"/>
        </w:rPr>
        <w:t>时序图</w:t>
      </w:r>
    </w:p>
    <w:p>
      <w:pPr>
        <w:rPr>
          <w:rFonts w:hint="default"/>
          <w:lang w:val="en-US" w:eastAsia="zh-CN"/>
        </w:rPr>
      </w:pPr>
      <w:r>
        <w:rPr>
          <w:rFonts w:hint="default"/>
          <w:lang w:val="en-US" w:eastAsia="zh-CN"/>
        </w:rPr>
        <w:drawing>
          <wp:inline distT="0" distB="0" distL="114300" distR="114300">
            <wp:extent cx="5539740" cy="3214370"/>
            <wp:effectExtent l="0" t="0" r="0" b="0"/>
            <wp:docPr id="14" name="图片 51" descr="开发测试环境部署测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1" descr="开发测试环境部署测试时序图"/>
                    <pic:cNvPicPr>
                      <a:picLocks noChangeAspect="1"/>
                    </pic:cNvPicPr>
                  </pic:nvPicPr>
                  <pic:blipFill>
                    <a:blip r:embed="rId17"/>
                    <a:stretch>
                      <a:fillRect/>
                    </a:stretch>
                  </pic:blipFill>
                  <pic:spPr>
                    <a:xfrm>
                      <a:off x="0" y="0"/>
                      <a:ext cx="5539740" cy="3214370"/>
                    </a:xfrm>
                    <a:prstGeom prst="rect">
                      <a:avLst/>
                    </a:prstGeom>
                    <a:noFill/>
                    <a:ln>
                      <a:noFill/>
                    </a:ln>
                  </pic:spPr>
                </pic:pic>
              </a:graphicData>
            </a:graphic>
          </wp:inline>
        </w:drawing>
      </w:r>
    </w:p>
    <w:p>
      <w:pPr>
        <w:pStyle w:val="3"/>
        <w:bidi w:val="0"/>
        <w:rPr>
          <w:rFonts w:hint="default"/>
          <w:lang w:val="en-US" w:eastAsia="zh-CN"/>
        </w:rPr>
      </w:pPr>
      <w:bookmarkStart w:id="97" w:name="_Toc9840"/>
      <w:bookmarkStart w:id="98" w:name="_Toc22771"/>
      <w:bookmarkStart w:id="99" w:name="_Toc14682"/>
      <w:r>
        <w:rPr>
          <w:rFonts w:hint="eastAsia"/>
          <w:lang w:val="en-US" w:eastAsia="zh-CN"/>
        </w:rPr>
        <w:t>测试转生产</w:t>
      </w:r>
      <w:bookmarkEnd w:id="97"/>
      <w:bookmarkEnd w:id="98"/>
      <w:bookmarkEnd w:id="99"/>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测试人员、项目经理</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16"/>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测试人员在测试环境部署应用并测试通过后将测试版本镜像tag为生产环境版本后与应</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用模板提交项目经理审核转生产。</w:t>
      </w:r>
    </w:p>
    <w:p>
      <w:pPr>
        <w:pageBreakBefore w:val="0"/>
        <w:widowControl w:val="0"/>
        <w:numPr>
          <w:ilvl w:val="0"/>
          <w:numId w:val="1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项目经理审核后研发测试环境中通过测试的镜像与应用模板同步至生成环境容器平台</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中。</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17"/>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镜像同步</w:t>
      </w:r>
    </w:p>
    <w:p>
      <w:pPr>
        <w:pageBreakBefore w:val="0"/>
        <w:widowControl w:val="0"/>
        <w:numPr>
          <w:ilvl w:val="0"/>
          <w:numId w:val="1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应用模板同步</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测试人员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通过持研发能效平台提交生产环境部署版本</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运维人员在生产环境进行应用上线</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rPr>
          <w:rFonts w:hint="default"/>
          <w:lang w:val="en-US" w:eastAsia="zh-CN"/>
        </w:rPr>
      </w:pPr>
      <w:r>
        <w:rPr>
          <w:rFonts w:hint="default"/>
          <w:lang w:val="en-US" w:eastAsia="zh-CN"/>
        </w:rPr>
        <w:drawing>
          <wp:inline distT="0" distB="0" distL="114300" distR="114300">
            <wp:extent cx="5293995" cy="2335530"/>
            <wp:effectExtent l="0" t="0" r="0" b="0"/>
            <wp:docPr id="15" name="图片 52" descr="测试转生产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2" descr="测试转生产UseCase"/>
                    <pic:cNvPicPr>
                      <a:picLocks noChangeAspect="1"/>
                    </pic:cNvPicPr>
                  </pic:nvPicPr>
                  <pic:blipFill>
                    <a:blip r:embed="rId18"/>
                    <a:stretch>
                      <a:fillRect/>
                    </a:stretch>
                  </pic:blipFill>
                  <pic:spPr>
                    <a:xfrm>
                      <a:off x="0" y="0"/>
                      <a:ext cx="5293995" cy="2335530"/>
                    </a:xfrm>
                    <a:prstGeom prst="rect">
                      <a:avLst/>
                    </a:prstGeom>
                    <a:noFill/>
                    <a:ln>
                      <a:noFill/>
                    </a:ln>
                  </pic:spPr>
                </pic:pic>
              </a:graphicData>
            </a:graphic>
          </wp:inline>
        </w:drawing>
      </w:r>
    </w:p>
    <w:p>
      <w:pPr>
        <w:pStyle w:val="3"/>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00" w:name="_Toc23990"/>
      <w:bookmarkStart w:id="101" w:name="_Toc22351"/>
      <w:bookmarkStart w:id="102" w:name="_Toc3791"/>
      <w:r>
        <w:rPr>
          <w:rFonts w:hint="eastAsia" w:ascii="新宋体" w:hAnsi="新宋体" w:eastAsia="新宋体" w:cs="新宋体"/>
          <w:b/>
          <w:bCs/>
          <w:szCs w:val="36"/>
          <w:lang w:val="en-US" w:eastAsia="zh-CN"/>
        </w:rPr>
        <w:t>生产环境部署</w:t>
      </w:r>
      <w:bookmarkEnd w:id="100"/>
      <w:bookmarkEnd w:id="101"/>
      <w:bookmarkEnd w:id="102"/>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运维人员通过的镜像与模板进行生产环境应用部署上线。</w:t>
      </w:r>
    </w:p>
    <w:p>
      <w:pPr>
        <w:pageBreakBefore w:val="0"/>
        <w:widowControl w:val="0"/>
        <w:numPr>
          <w:ilvl w:val="0"/>
          <w:numId w:val="18"/>
        </w:numPr>
        <w:tabs>
          <w:tab w:val="left" w:pos="312"/>
        </w:tabs>
        <w:kinsoku/>
        <w:wordWrap/>
        <w:overflowPunct/>
        <w:topLinePunct w:val="0"/>
        <w:bidi w:val="0"/>
        <w:snapToGrid/>
        <w:spacing w:line="240" w:lineRule="auto"/>
        <w:ind w:left="420" w:leftChars="0" w:firstLine="400" w:firstLineChars="0"/>
        <w:textAlignment w:val="auto"/>
        <w:rPr>
          <w:rFonts w:hint="default"/>
          <w:lang w:val="en-US" w:eastAsia="zh-CN"/>
        </w:rPr>
      </w:pPr>
      <w:r>
        <w:rPr>
          <w:rFonts w:hint="eastAsia"/>
          <w:lang w:val="en-US" w:eastAsia="zh-CN"/>
        </w:rPr>
        <w:t>通过应用商店选中需要部署的应用模板。</w:t>
      </w:r>
    </w:p>
    <w:p>
      <w:pPr>
        <w:pageBreakBefore w:val="0"/>
        <w:widowControl w:val="0"/>
        <w:numPr>
          <w:ilvl w:val="0"/>
          <w:numId w:val="18"/>
        </w:numPr>
        <w:tabs>
          <w:tab w:val="left" w:pos="312"/>
        </w:tabs>
        <w:kinsoku/>
        <w:wordWrap/>
        <w:overflowPunct/>
        <w:topLinePunct w:val="0"/>
        <w:bidi w:val="0"/>
        <w:snapToGrid/>
        <w:spacing w:line="240" w:lineRule="auto"/>
        <w:ind w:left="420" w:leftChars="0" w:firstLine="400" w:firstLineChars="0"/>
        <w:textAlignment w:val="auto"/>
        <w:rPr>
          <w:rFonts w:hint="default" w:cs="Times New Roman"/>
          <w:lang w:val="en-US" w:eastAsia="zh-CN"/>
        </w:rPr>
      </w:pPr>
      <w:r>
        <w:rPr>
          <w:rFonts w:hint="eastAsia"/>
          <w:lang w:val="en-US" w:eastAsia="zh-CN"/>
        </w:rPr>
        <w:t>通过向导式指引修改部分参数后进行环境部署。</w:t>
      </w:r>
    </w:p>
    <w:p>
      <w:pPr>
        <w:pageBreakBefore w:val="0"/>
        <w:widowControl w:val="0"/>
        <w:numPr>
          <w:ilvl w:val="0"/>
          <w:numId w:val="18"/>
        </w:numPr>
        <w:tabs>
          <w:tab w:val="left" w:pos="312"/>
        </w:tabs>
        <w:kinsoku/>
        <w:wordWrap/>
        <w:overflowPunct/>
        <w:topLinePunct w:val="0"/>
        <w:bidi w:val="0"/>
        <w:snapToGrid/>
        <w:spacing w:line="240" w:lineRule="auto"/>
        <w:ind w:left="420" w:leftChars="0" w:firstLine="400" w:firstLineChars="0"/>
        <w:textAlignment w:val="auto"/>
        <w:rPr>
          <w:rFonts w:hint="default" w:cs="Times New Roman"/>
          <w:lang w:val="en-US" w:eastAsia="zh-CN"/>
        </w:rPr>
      </w:pPr>
      <w:r>
        <w:rPr>
          <w:rFonts w:hint="eastAsia"/>
          <w:lang w:val="en-US" w:eastAsia="zh-CN"/>
        </w:rPr>
        <w:t xml:space="preserve">运维人员部署后进行应用可用性验证。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numPr>
          <w:ilvl w:val="0"/>
          <w:numId w:val="15"/>
        </w:numPr>
        <w:ind w:firstLine="420" w:firstLineChars="0"/>
        <w:rPr>
          <w:rFonts w:hint="eastAsia"/>
          <w:lang w:val="en-US" w:eastAsia="zh-CN"/>
        </w:rPr>
      </w:pPr>
      <w:r>
        <w:rPr>
          <w:rFonts w:hint="eastAsia"/>
          <w:lang w:val="en-US" w:eastAsia="zh-CN"/>
        </w:rPr>
        <w:t>应用部署</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通过应用部署功能快速部署应用、环境</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进行生产环境应用上线</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rPr>
          <w:rFonts w:hint="default"/>
          <w:lang w:val="en-US" w:eastAsia="zh-CN"/>
        </w:rPr>
      </w:pPr>
      <w:r>
        <w:rPr>
          <w:rFonts w:hint="default"/>
          <w:lang w:val="en-US" w:eastAsia="zh-CN"/>
        </w:rPr>
        <w:drawing>
          <wp:inline distT="0" distB="0" distL="114300" distR="114300">
            <wp:extent cx="5530850" cy="3187700"/>
            <wp:effectExtent l="0" t="0" r="0" b="0"/>
            <wp:docPr id="16" name="图片 27" descr="生产环境部署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descr="生产环境部署UseCase"/>
                    <pic:cNvPicPr>
                      <a:picLocks noChangeAspect="1"/>
                    </pic:cNvPicPr>
                  </pic:nvPicPr>
                  <pic:blipFill>
                    <a:blip r:embed="rId19"/>
                    <a:stretch>
                      <a:fillRect/>
                    </a:stretch>
                  </pic:blipFill>
                  <pic:spPr>
                    <a:xfrm>
                      <a:off x="0" y="0"/>
                      <a:ext cx="5530850" cy="3187700"/>
                    </a:xfrm>
                    <a:prstGeom prst="rect">
                      <a:avLst/>
                    </a:prstGeom>
                    <a:noFill/>
                    <a:ln>
                      <a:noFill/>
                    </a:ln>
                  </pic:spPr>
                </pic:pic>
              </a:graphicData>
            </a:graphic>
          </wp:inline>
        </w:drawing>
      </w:r>
    </w:p>
    <w:p>
      <w:pPr>
        <w:pStyle w:val="2"/>
        <w:bidi w:val="0"/>
        <w:rPr>
          <w:rFonts w:hint="default"/>
          <w:lang w:val="en-US" w:eastAsia="zh-CN"/>
        </w:rPr>
      </w:pPr>
      <w:bookmarkStart w:id="103" w:name="_Toc12896"/>
      <w:bookmarkStart w:id="104" w:name="_Toc11350"/>
      <w:bookmarkStart w:id="105" w:name="_Toc6036"/>
      <w:r>
        <w:rPr>
          <w:rFonts w:hint="default"/>
          <w:lang w:eastAsia="zh-CN"/>
        </w:rPr>
        <w:t>日常管理</w:t>
      </w:r>
      <w:r>
        <w:rPr>
          <w:rFonts w:hint="eastAsia"/>
          <w:lang w:val="en-US" w:eastAsia="zh-CN"/>
        </w:rPr>
        <w:t>场景</w:t>
      </w:r>
      <w:bookmarkEnd w:id="103"/>
      <w:bookmarkEnd w:id="104"/>
      <w:bookmarkEnd w:id="105"/>
    </w:p>
    <w:p>
      <w:pPr>
        <w:rPr>
          <w:rFonts w:hint="eastAsia" w:ascii="黑体" w:hAnsi="黑体" w:eastAsia="黑体" w:cs="黑体"/>
          <w:b/>
          <w:bCs/>
          <w:lang w:val="en-US" w:eastAsia="zh-CN"/>
        </w:rPr>
      </w:pPr>
      <w:r>
        <w:rPr>
          <w:rFonts w:hint="eastAsia" w:ascii="黑体" w:hAnsi="黑体" w:eastAsia="黑体" w:cs="黑体"/>
          <w:b/>
          <w:bCs/>
          <w:lang w:val="en-US" w:eastAsia="zh-CN"/>
        </w:rPr>
        <w:t>前置条件</w:t>
      </w:r>
    </w:p>
    <w:p>
      <w:pPr>
        <w:numPr>
          <w:ilvl w:val="0"/>
          <w:numId w:val="19"/>
        </w:numPr>
        <w:ind w:firstLine="420" w:firstLineChars="0"/>
        <w:rPr>
          <w:rFonts w:hint="default"/>
          <w:lang w:eastAsia="zh-CN"/>
        </w:rPr>
      </w:pPr>
      <w:r>
        <w:rPr>
          <w:rFonts w:hint="eastAsia"/>
          <w:lang w:val="en-US" w:eastAsia="zh-CN"/>
        </w:rPr>
        <w:t>深交所容器管理平台</w:t>
      </w:r>
      <w:r>
        <w:rPr>
          <w:rFonts w:hint="default"/>
          <w:lang w:eastAsia="zh-CN"/>
        </w:rPr>
        <w:t>与业务集群完成搭建。</w:t>
      </w:r>
    </w:p>
    <w:p>
      <w:pPr>
        <w:numPr>
          <w:ilvl w:val="0"/>
          <w:numId w:val="19"/>
        </w:numPr>
        <w:ind w:firstLine="420" w:firstLineChars="0"/>
        <w:rPr>
          <w:rFonts w:hint="default"/>
          <w:lang w:val="en-US" w:eastAsia="zh-CN"/>
        </w:rPr>
      </w:pPr>
      <w:r>
        <w:rPr>
          <w:rFonts w:hint="eastAsia"/>
          <w:lang w:val="en-US" w:eastAsia="zh-CN"/>
        </w:rPr>
        <w:t>并已有项目完成部署</w:t>
      </w:r>
      <w:r>
        <w:rPr>
          <w:rFonts w:hint="eastAsia"/>
          <w:lang w:eastAsia="zh-CN"/>
        </w:rPr>
        <w:t>。</w:t>
      </w:r>
    </w:p>
    <w:p>
      <w:pPr>
        <w:rPr>
          <w:rFonts w:hint="default" w:ascii="黑体" w:hAnsi="黑体" w:eastAsia="黑体" w:cs="黑体"/>
          <w:b/>
          <w:bCs/>
          <w:lang w:val="en-US" w:eastAsia="zh-CN"/>
        </w:rPr>
      </w:pPr>
      <w:r>
        <w:rPr>
          <w:rFonts w:hint="eastAsia" w:ascii="黑体" w:hAnsi="黑体" w:eastAsia="黑体" w:cs="黑体"/>
          <w:b/>
          <w:bCs/>
          <w:lang w:val="en-US" w:eastAsia="zh-CN"/>
        </w:rPr>
        <w:t>场景介绍</w:t>
      </w:r>
    </w:p>
    <w:p>
      <w:pPr>
        <w:numPr>
          <w:ilvl w:val="0"/>
          <w:numId w:val="0"/>
        </w:numPr>
        <w:ind w:left="420" w:leftChars="0" w:firstLine="420" w:firstLineChars="0"/>
        <w:rPr>
          <w:rFonts w:hint="eastAsia"/>
          <w:lang w:val="en-US" w:eastAsia="zh-CN"/>
        </w:rPr>
      </w:pPr>
      <w:r>
        <w:rPr>
          <w:rFonts w:hint="eastAsia"/>
          <w:lang w:val="en-US" w:eastAsia="zh-CN"/>
        </w:rPr>
        <w:t>该场景描述了从容器平台日常使用中涉及的场景，该部分的子场景为无序且多为</w:t>
      </w:r>
      <w:r>
        <w:rPr>
          <w:rFonts w:hint="eastAsia"/>
          <w:color w:val="0000FF"/>
          <w:highlight w:val="yellow"/>
          <w:lang w:val="en-US" w:eastAsia="zh-CN"/>
        </w:rPr>
        <w:t>单独功能</w:t>
      </w:r>
      <w:r>
        <w:rPr>
          <w:rFonts w:hint="eastAsia"/>
          <w:lang w:val="en-US" w:eastAsia="zh-CN"/>
        </w:rPr>
        <w:t>项的</w:t>
      </w:r>
      <w:r>
        <w:rPr>
          <w:rFonts w:hint="eastAsia"/>
          <w:color w:val="0000FF"/>
          <w:highlight w:val="yellow"/>
          <w:lang w:val="en-US" w:eastAsia="zh-CN"/>
        </w:rPr>
        <w:t>简单</w:t>
      </w:r>
      <w:r>
        <w:rPr>
          <w:rFonts w:hint="eastAsia"/>
          <w:lang w:val="en-US" w:eastAsia="zh-CN"/>
        </w:rPr>
        <w:t>常用场景。</w:t>
      </w:r>
    </w:p>
    <w:p>
      <w:pPr>
        <w:rPr>
          <w:rFonts w:hint="default" w:ascii="黑体" w:hAnsi="黑体" w:eastAsia="黑体" w:cs="黑体"/>
          <w:b/>
          <w:bCs/>
          <w:lang w:val="en-US" w:eastAsia="zh-CN"/>
        </w:rPr>
      </w:pPr>
      <w:r>
        <w:rPr>
          <w:rFonts w:hint="eastAsia" w:ascii="黑体" w:hAnsi="黑体" w:eastAsia="黑体" w:cs="黑体"/>
          <w:b/>
          <w:bCs/>
          <w:lang w:val="en-US" w:eastAsia="zh-CN"/>
        </w:rPr>
        <w:t>场景归纳</w:t>
      </w:r>
    </w:p>
    <w:p>
      <w:pPr>
        <w:rPr>
          <w:rFonts w:hint="default"/>
          <w:lang w:val="en-US" w:eastAsia="zh-CN"/>
        </w:rPr>
      </w:pPr>
      <w:r>
        <w:rPr>
          <w:rFonts w:hint="default"/>
          <w:lang w:val="en-US" w:eastAsia="zh-CN"/>
        </w:rPr>
        <w:drawing>
          <wp:inline distT="0" distB="0" distL="114300" distR="114300">
            <wp:extent cx="5532755" cy="5523865"/>
            <wp:effectExtent l="9525" t="9525" r="20320" b="10160"/>
            <wp:docPr id="17" name="图片 58" descr="容器云日常管理场景归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8" descr="容器云日常管理场景归纳"/>
                    <pic:cNvPicPr>
                      <a:picLocks noChangeAspect="1"/>
                    </pic:cNvPicPr>
                  </pic:nvPicPr>
                  <pic:blipFill>
                    <a:blip r:embed="rId20"/>
                    <a:stretch>
                      <a:fillRect/>
                    </a:stretch>
                  </pic:blipFill>
                  <pic:spPr>
                    <a:xfrm>
                      <a:off x="0" y="0"/>
                      <a:ext cx="5532755" cy="5523865"/>
                    </a:xfrm>
                    <a:prstGeom prst="rect">
                      <a:avLst/>
                    </a:prstGeom>
                    <a:noFill/>
                    <a:ln w="3175" cap="flat" cmpd="sng">
                      <a:solidFill>
                        <a:srgbClr val="000000"/>
                      </a:solidFill>
                      <a:prstDash val="solid"/>
                      <a:miter/>
                      <a:headEnd type="none" w="med" len="med"/>
                      <a:tailEnd type="none" w="med" len="med"/>
                    </a:ln>
                  </pic:spPr>
                </pic:pic>
              </a:graphicData>
            </a:graphic>
          </wp:inline>
        </w:drawing>
      </w:r>
    </w:p>
    <w:p>
      <w:pPr>
        <w:pStyle w:val="3"/>
        <w:pageBreakBefore w:val="0"/>
        <w:widowControl w:val="0"/>
        <w:kinsoku/>
        <w:wordWrap/>
        <w:overflowPunct/>
        <w:topLinePunct w:val="0"/>
        <w:bidi w:val="0"/>
        <w:snapToGrid/>
        <w:spacing w:line="240" w:lineRule="auto"/>
        <w:textAlignment w:val="auto"/>
        <w:rPr>
          <w:rFonts w:hint="eastAsia"/>
          <w:lang w:val="en-US" w:eastAsia="zh-CN"/>
        </w:rPr>
      </w:pPr>
      <w:bookmarkStart w:id="106" w:name="_Toc5628"/>
      <w:bookmarkStart w:id="107" w:name="_Toc29379"/>
      <w:bookmarkStart w:id="108" w:name="_Toc13769"/>
      <w:bookmarkStart w:id="109" w:name="_Toc21061"/>
      <w:bookmarkStart w:id="110" w:name="_Toc7528"/>
      <w:bookmarkStart w:id="111" w:name="_Toc28900"/>
      <w:bookmarkStart w:id="112" w:name="_Toc98"/>
      <w:r>
        <w:rPr>
          <w:rFonts w:hint="eastAsia"/>
          <w:lang w:val="en-US" w:eastAsia="zh-CN"/>
        </w:rPr>
        <w:t>容器平台初始化</w:t>
      </w:r>
      <w:bookmarkEnd w:id="106"/>
      <w:bookmarkEnd w:id="107"/>
      <w:bookmarkEnd w:id="108"/>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系统管理员</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0"/>
        </w:numPr>
        <w:kinsoku/>
        <w:wordWrap/>
        <w:overflowPunct/>
        <w:topLinePunct w:val="0"/>
        <w:bidi w:val="0"/>
        <w:snapToGrid/>
        <w:spacing w:line="240" w:lineRule="auto"/>
        <w:ind w:left="420" w:leftChars="0" w:firstLine="420" w:firstLineChars="0"/>
        <w:textAlignment w:val="auto"/>
        <w:rPr>
          <w:rFonts w:hint="default"/>
          <w:b w:val="0"/>
          <w:bCs w:val="0"/>
          <w:lang w:val="en-US" w:eastAsia="zh-CN"/>
        </w:rPr>
      </w:pPr>
      <w:r>
        <w:rPr>
          <w:rFonts w:hint="eastAsia"/>
          <w:lang w:val="en-US" w:eastAsia="zh-CN"/>
        </w:rPr>
        <w:t>容器云平台初始化场景中涉及功能点为互相独立的无序功能点，场景中功能点可不分先后</w:t>
      </w:r>
      <w:r>
        <w:rPr>
          <w:rFonts w:hint="eastAsia"/>
          <w:b w:val="0"/>
          <w:bCs w:val="0"/>
          <w:lang w:val="en-US" w:eastAsia="zh-CN"/>
        </w:rPr>
        <w:t>且此场景只在容器平台搭建完成后进行一次。</w:t>
      </w:r>
    </w:p>
    <w:p>
      <w:pPr>
        <w:pageBreakBefore w:val="0"/>
        <w:widowControl w:val="0"/>
        <w:numPr>
          <w:ilvl w:val="0"/>
          <w:numId w:val="20"/>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初始化计算资源集群--将服务器按照预先规划的方案进行集群初始化。</w:t>
      </w:r>
    </w:p>
    <w:p>
      <w:pPr>
        <w:pageBreakBefore w:val="0"/>
        <w:widowControl w:val="0"/>
        <w:numPr>
          <w:ilvl w:val="0"/>
          <w:numId w:val="0"/>
        </w:numPr>
        <w:kinsoku/>
        <w:wordWrap/>
        <w:overflowPunct/>
        <w:topLinePunct w:val="0"/>
        <w:bidi w:val="0"/>
        <w:snapToGrid/>
        <w:spacing w:line="240" w:lineRule="auto"/>
        <w:ind w:left="420" w:leftChars="0" w:firstLine="420" w:firstLineChars="0"/>
        <w:textAlignment w:val="auto"/>
        <w:rPr>
          <w:rFonts w:hint="default"/>
          <w:b w:val="0"/>
          <w:bCs w:val="0"/>
          <w:lang w:val="en-US" w:eastAsia="zh-CN"/>
        </w:rPr>
      </w:pPr>
      <w:r>
        <w:rPr>
          <w:rFonts w:hint="eastAsia"/>
          <w:b/>
          <w:bCs/>
          <w:color w:val="0070C0"/>
          <w:sz w:val="15"/>
          <w:szCs w:val="18"/>
          <w:lang w:val="en-US" w:eastAsia="zh-CN"/>
        </w:rPr>
        <w:t>扩展--&gt;</w:t>
      </w:r>
      <w:r>
        <w:rPr>
          <w:rFonts w:hint="eastAsia"/>
          <w:b w:val="0"/>
          <w:bCs w:val="0"/>
          <w:lang w:val="en-US" w:eastAsia="zh-CN"/>
        </w:rPr>
        <w:t>集群初始化时进行默认网络（Calico网络）的初始化。</w:t>
      </w:r>
    </w:p>
    <w:p>
      <w:pPr>
        <w:pageBreakBefore w:val="0"/>
        <w:widowControl w:val="0"/>
        <w:numPr>
          <w:ilvl w:val="0"/>
          <w:numId w:val="20"/>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初始化存储资源--进行NFS、CIFS、块存储进行对接初始化为存储资源池。</w:t>
      </w:r>
    </w:p>
    <w:p>
      <w:pPr>
        <w:pageBreakBefore w:val="0"/>
        <w:widowControl w:val="0"/>
        <w:numPr>
          <w:ilvl w:val="0"/>
          <w:numId w:val="20"/>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初始化租户--按照预规划的方案进行租户初始化。</w:t>
      </w:r>
    </w:p>
    <w:p>
      <w:pPr>
        <w:pageBreakBefore w:val="0"/>
        <w:widowControl w:val="0"/>
        <w:numPr>
          <w:ilvl w:val="0"/>
          <w:numId w:val="0"/>
        </w:numPr>
        <w:tabs>
          <w:tab w:val="left" w:pos="312"/>
        </w:tabs>
        <w:kinsoku/>
        <w:wordWrap/>
        <w:overflowPunct/>
        <w:topLinePunct w:val="0"/>
        <w:bidi w:val="0"/>
        <w:snapToGrid/>
        <w:spacing w:line="240" w:lineRule="auto"/>
        <w:ind w:left="840" w:leftChars="0"/>
        <w:textAlignment w:val="auto"/>
        <w:rPr>
          <w:rFonts w:hint="eastAsia"/>
          <w:b w:val="0"/>
          <w:bCs w:val="0"/>
          <w:lang w:val="en-US" w:eastAsia="zh-CN"/>
        </w:rPr>
      </w:pPr>
      <w:r>
        <w:rPr>
          <w:rFonts w:hint="eastAsia"/>
          <w:b/>
          <w:bCs/>
          <w:color w:val="0070C0"/>
          <w:sz w:val="15"/>
          <w:szCs w:val="18"/>
          <w:lang w:val="en-US" w:eastAsia="zh-CN"/>
        </w:rPr>
        <w:t>扩展--&gt;</w:t>
      </w:r>
      <w:r>
        <w:rPr>
          <w:rFonts w:hint="eastAsia"/>
          <w:b w:val="0"/>
          <w:bCs w:val="0"/>
          <w:lang w:val="en-US" w:eastAsia="zh-CN"/>
        </w:rPr>
        <w:t>在租户初始化时同时进行网络资源初始化---添加租户级别的网络资源池。</w:t>
      </w:r>
    </w:p>
    <w:p>
      <w:pPr>
        <w:pageBreakBefore w:val="0"/>
        <w:widowControl w:val="0"/>
        <w:numPr>
          <w:ilvl w:val="0"/>
          <w:numId w:val="20"/>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初始化角色--按照规划的方案进行预设角色权限的初始化设定。</w:t>
      </w:r>
    </w:p>
    <w:p>
      <w:pPr>
        <w:pageBreakBefore w:val="0"/>
        <w:widowControl w:val="0"/>
        <w:numPr>
          <w:ilvl w:val="0"/>
          <w:numId w:val="20"/>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初始化应用商店--上传中间件（IPaaS）、已完成编排的服务至应用商店。</w:t>
      </w:r>
    </w:p>
    <w:p>
      <w:pPr>
        <w:pageBreakBefore w:val="0"/>
        <w:widowControl w:val="0"/>
        <w:numPr>
          <w:ilvl w:val="0"/>
          <w:numId w:val="0"/>
        </w:numPr>
        <w:tabs>
          <w:tab w:val="left" w:pos="312"/>
        </w:tabs>
        <w:kinsoku/>
        <w:wordWrap/>
        <w:overflowPunct/>
        <w:topLinePunct w:val="0"/>
        <w:bidi w:val="0"/>
        <w:snapToGrid/>
        <w:spacing w:line="240" w:lineRule="auto"/>
        <w:ind w:left="840" w:leftChars="0"/>
        <w:textAlignment w:val="auto"/>
        <w:rPr>
          <w:rFonts w:hint="default"/>
          <w:b w:val="0"/>
          <w:bCs w:val="0"/>
          <w:lang w:val="en-US" w:eastAsia="zh-CN"/>
        </w:rPr>
      </w:pPr>
      <w:r>
        <w:rPr>
          <w:rFonts w:hint="eastAsia"/>
          <w:b/>
          <w:bCs/>
          <w:color w:val="0070C0"/>
          <w:sz w:val="15"/>
          <w:szCs w:val="18"/>
          <w:lang w:val="en-US" w:eastAsia="zh-CN"/>
        </w:rPr>
        <w:t>扩展--&gt;</w:t>
      </w:r>
      <w:r>
        <w:rPr>
          <w:rFonts w:hint="eastAsia"/>
          <w:b w:val="0"/>
          <w:bCs w:val="0"/>
          <w:lang w:val="en-US" w:eastAsia="zh-CN"/>
        </w:rPr>
        <w:t>初始化镜像，将应用搭建所需的基础镜像上传到镜像仓库</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21"/>
        </w:numPr>
        <w:kinsoku/>
        <w:wordWrap/>
        <w:overflowPunct/>
        <w:topLinePunct w:val="0"/>
        <w:bidi w:val="0"/>
        <w:snapToGrid/>
        <w:spacing w:line="240" w:lineRule="auto"/>
        <w:ind w:firstLine="420" w:firstLineChars="0"/>
        <w:textAlignment w:val="auto"/>
        <w:rPr>
          <w:rFonts w:hint="eastAsia"/>
          <w:b w:val="0"/>
          <w:bCs w:val="0"/>
          <w:lang w:val="en-US" w:eastAsia="zh-CN"/>
        </w:rPr>
      </w:pPr>
      <w:r>
        <w:rPr>
          <w:rFonts w:hint="eastAsia"/>
          <w:b w:val="0"/>
          <w:bCs w:val="0"/>
          <w:lang w:val="en-US" w:eastAsia="zh-CN"/>
        </w:rPr>
        <w:t>集群管理--初始化、模板插件。</w:t>
      </w:r>
    </w:p>
    <w:p>
      <w:pPr>
        <w:pageBreakBefore w:val="0"/>
        <w:widowControl w:val="0"/>
        <w:numPr>
          <w:ilvl w:val="0"/>
          <w:numId w:val="21"/>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存储对接--对接文件类型存储、对接CSI接口存储。</w:t>
      </w:r>
    </w:p>
    <w:p>
      <w:pPr>
        <w:pageBreakBefore w:val="0"/>
        <w:widowControl w:val="0"/>
        <w:numPr>
          <w:ilvl w:val="0"/>
          <w:numId w:val="21"/>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应用编排</w:t>
      </w:r>
    </w:p>
    <w:p>
      <w:pPr>
        <w:pageBreakBefore w:val="0"/>
        <w:widowControl w:val="0"/>
        <w:numPr>
          <w:ilvl w:val="0"/>
          <w:numId w:val="21"/>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应用商店</w:t>
      </w:r>
    </w:p>
    <w:p>
      <w:pPr>
        <w:pageBreakBefore w:val="0"/>
        <w:widowControl w:val="0"/>
        <w:numPr>
          <w:ilvl w:val="0"/>
          <w:numId w:val="21"/>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租户体系--租户、角色。</w:t>
      </w:r>
    </w:p>
    <w:p>
      <w:pPr>
        <w:pageBreakBefore w:val="0"/>
        <w:widowControl w:val="0"/>
        <w:numPr>
          <w:ilvl w:val="0"/>
          <w:numId w:val="21"/>
        </w:numPr>
        <w:kinsoku/>
        <w:wordWrap/>
        <w:overflowPunct/>
        <w:topLinePunct w:val="0"/>
        <w:bidi w:val="0"/>
        <w:snapToGrid/>
        <w:spacing w:line="240" w:lineRule="auto"/>
        <w:ind w:firstLine="420" w:firstLineChars="0"/>
        <w:textAlignment w:val="auto"/>
        <w:rPr>
          <w:rFonts w:hint="default"/>
          <w:b w:val="0"/>
          <w:bCs w:val="0"/>
          <w:lang w:val="en-US" w:eastAsia="zh-CN"/>
        </w:rPr>
      </w:pPr>
      <w:r>
        <w:rPr>
          <w:rFonts w:hint="eastAsia"/>
          <w:b w:val="0"/>
          <w:bCs w:val="0"/>
          <w:lang w:val="en-US" w:eastAsia="zh-CN"/>
        </w:rPr>
        <w:t>镜像管理</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系统管理员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color w:val="000000"/>
                <w:szCs w:val="24"/>
                <w:lang w:val="en-US" w:eastAsia="zh-CN"/>
              </w:rPr>
            </w:pPr>
            <w:r>
              <w:rPr>
                <w:rFonts w:hint="eastAsia" w:ascii="楷体_GB2312" w:hAnsi="宋体"/>
                <w:color w:val="000000"/>
                <w:szCs w:val="24"/>
                <w:lang w:val="en-US" w:eastAsia="zh-CN"/>
              </w:rPr>
              <w:t>通过容器云管理平台进行容器云平台初始化</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提供可用的容器云环境给用户使用</w:t>
            </w:r>
          </w:p>
        </w:tc>
      </w:tr>
    </w:tbl>
    <w:p>
      <w:pPr>
        <w:pageBreakBefore w:val="0"/>
        <w:widowControl w:val="0"/>
        <w:numPr>
          <w:ilvl w:val="0"/>
          <w:numId w:val="0"/>
        </w:numPr>
        <w:kinsoku/>
        <w:wordWrap/>
        <w:overflowPunct/>
        <w:topLinePunct w:val="0"/>
        <w:bidi w:val="0"/>
        <w:snapToGrid/>
        <w:spacing w:line="240" w:lineRule="auto"/>
        <w:textAlignment w:val="auto"/>
        <w:rPr>
          <w:rFonts w:hint="default"/>
          <w:b w:val="0"/>
          <w:bCs w:val="0"/>
          <w:lang w:val="en-US" w:eastAsia="zh-CN"/>
        </w:rPr>
      </w:pPr>
    </w:p>
    <w:p>
      <w:pPr>
        <w:pStyle w:val="4"/>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用例图-需要修改</w:t>
      </w:r>
    </w:p>
    <w:p>
      <w:pPr>
        <w:pageBreakBefore w:val="0"/>
        <w:widowControl w:val="0"/>
        <w:numPr>
          <w:ilvl w:val="0"/>
          <w:numId w:val="0"/>
        </w:numPr>
        <w:kinsoku/>
        <w:wordWrap/>
        <w:overflowPunct/>
        <w:topLinePunct w:val="0"/>
        <w:bidi w:val="0"/>
        <w:snapToGrid/>
        <w:spacing w:line="240" w:lineRule="auto"/>
        <w:jc w:val="both"/>
        <w:textAlignment w:val="auto"/>
        <w:rPr>
          <w:rFonts w:hint="eastAsia"/>
          <w:b w:val="0"/>
          <w:bCs w:val="0"/>
          <w:lang w:val="en-US" w:eastAsia="zh-CN"/>
        </w:rPr>
      </w:pPr>
      <w:r>
        <w:rPr>
          <w:rFonts w:hint="eastAsia"/>
          <w:b w:val="0"/>
          <w:bCs w:val="0"/>
          <w:lang w:val="en-US" w:eastAsia="zh-CN"/>
        </w:rPr>
        <w:drawing>
          <wp:inline distT="0" distB="0" distL="114300" distR="114300">
            <wp:extent cx="6344920" cy="5415915"/>
            <wp:effectExtent l="0" t="0" r="0" b="0"/>
            <wp:docPr id="18" name="图片 66" descr="管理平台初始化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6" descr="管理平台初始化用例图"/>
                    <pic:cNvPicPr>
                      <a:picLocks noChangeAspect="1"/>
                    </pic:cNvPicPr>
                  </pic:nvPicPr>
                  <pic:blipFill>
                    <a:blip r:embed="rId21"/>
                    <a:stretch>
                      <a:fillRect/>
                    </a:stretch>
                  </pic:blipFill>
                  <pic:spPr>
                    <a:xfrm>
                      <a:off x="0" y="0"/>
                      <a:ext cx="6344920" cy="5415915"/>
                    </a:xfrm>
                    <a:prstGeom prst="rect">
                      <a:avLst/>
                    </a:prstGeom>
                    <a:noFill/>
                    <a:ln>
                      <a:noFill/>
                    </a:ln>
                  </pic:spPr>
                </pic:pic>
              </a:graphicData>
            </a:graphic>
          </wp:inline>
        </w:drawing>
      </w:r>
    </w:p>
    <w:bookmarkEnd w:id="109"/>
    <w:bookmarkEnd w:id="110"/>
    <w:p>
      <w:pPr>
        <w:rPr>
          <w:rFonts w:hint="eastAsia"/>
          <w:lang w:val="en-US" w:eastAsia="zh-CN"/>
        </w:rPr>
      </w:pPr>
    </w:p>
    <w:p>
      <w:pPr>
        <w:pStyle w:val="3"/>
        <w:bidi w:val="0"/>
        <w:rPr>
          <w:rFonts w:hint="default"/>
          <w:lang w:val="en-US" w:eastAsia="zh-CN"/>
        </w:rPr>
      </w:pPr>
      <w:bookmarkStart w:id="113" w:name="_Toc30160"/>
      <w:r>
        <w:rPr>
          <w:rFonts w:hint="eastAsia"/>
          <w:lang w:val="en-US" w:eastAsia="zh-CN"/>
        </w:rPr>
        <w:t>项目群及项目管理场景</w:t>
      </w:r>
      <w:bookmarkEnd w:id="113"/>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r>
        <w:rPr>
          <w:rFonts w:hint="eastAsia" w:ascii="新宋体" w:hAnsi="新宋体" w:eastAsia="新宋体" w:cs="新宋体"/>
          <w:b/>
          <w:bCs/>
          <w:szCs w:val="36"/>
          <w:lang w:val="en-US" w:eastAsia="zh-CN"/>
        </w:rPr>
        <w:t>新增项目群</w:t>
      </w:r>
      <w:bookmarkEnd w:id="111"/>
      <w:bookmarkEnd w:id="112"/>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此场景适用于研发测试环境与生产环境。</w:t>
      </w:r>
    </w:p>
    <w:p>
      <w:pPr>
        <w:pageBreakBefore w:val="0"/>
        <w:widowControl w:val="0"/>
        <w:numPr>
          <w:ilvl w:val="0"/>
          <w:numId w:val="22"/>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当有新的项目群时，在容器平台新增项目群。</w:t>
      </w:r>
    </w:p>
    <w:p>
      <w:pPr>
        <w:pageBreakBefore w:val="0"/>
        <w:widowControl w:val="0"/>
        <w:numPr>
          <w:ilvl w:val="0"/>
          <w:numId w:val="2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系统管理员设置项目群经理。</w:t>
      </w:r>
    </w:p>
    <w:p>
      <w:pPr>
        <w:pageBreakBefore w:val="0"/>
        <w:widowControl w:val="0"/>
        <w:numPr>
          <w:ilvl w:val="0"/>
          <w:numId w:val="2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项目群经理为项目分配固定资源（包括计算资源、存储资源、网络资源）。</w:t>
      </w:r>
    </w:p>
    <w:p>
      <w:pPr>
        <w:pageBreakBefore w:val="0"/>
        <w:widowControl w:val="0"/>
        <w:numPr>
          <w:ilvl w:val="0"/>
          <w:numId w:val="0"/>
        </w:numPr>
        <w:kinsoku/>
        <w:wordWrap/>
        <w:overflowPunct/>
        <w:topLinePunct w:val="0"/>
        <w:bidi w:val="0"/>
        <w:snapToGrid/>
        <w:spacing w:line="240" w:lineRule="auto"/>
        <w:textAlignment w:val="auto"/>
        <w:rPr>
          <w:rFonts w:hint="default"/>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23"/>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多租户</w:t>
      </w:r>
    </w:p>
    <w:p>
      <w:pPr>
        <w:pageBreakBefore w:val="0"/>
        <w:widowControl w:val="0"/>
        <w:numPr>
          <w:ilvl w:val="0"/>
          <w:numId w:val="2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资源配额</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系统管理员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通过研发能效平台分配项目群并设置资源配额</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项目可进行项目配额申请。</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14" w:name="_Toc4690"/>
      <w:bookmarkStart w:id="115" w:name="_Toc18263"/>
      <w:bookmarkStart w:id="116" w:name="_Toc136"/>
      <w:bookmarkStart w:id="117" w:name="_Toc15363"/>
      <w:r>
        <w:rPr>
          <w:rFonts w:hint="eastAsia" w:ascii="新宋体" w:hAnsi="新宋体" w:eastAsia="新宋体" w:cs="新宋体"/>
          <w:b/>
          <w:bCs/>
          <w:szCs w:val="36"/>
          <w:lang w:val="en-US" w:eastAsia="zh-CN"/>
        </w:rPr>
        <w:t>删除项目群</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2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当项目群生命周期结束时，删除项目群并同。</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25"/>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多租户</w:t>
      </w:r>
    </w:p>
    <w:p>
      <w:pPr>
        <w:pageBreakBefore w:val="0"/>
        <w:widowControl w:val="0"/>
        <w:numPr>
          <w:ilvl w:val="0"/>
          <w:numId w:val="2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资源配额</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通过持研发能效平台删除项目群</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项目群的所有资源配额回收</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ind w:firstLine="420" w:firstLineChars="0"/>
        <w:rPr>
          <w:rFonts w:hint="default"/>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r>
        <w:rPr>
          <w:rFonts w:hint="eastAsia" w:ascii="新宋体" w:hAnsi="新宋体" w:eastAsia="新宋体" w:cs="新宋体"/>
          <w:b/>
          <w:bCs/>
          <w:szCs w:val="36"/>
          <w:lang w:val="en-US" w:eastAsia="zh-CN"/>
        </w:rPr>
        <w:t>项目群配额管理</w:t>
      </w:r>
      <w:bookmarkEnd w:id="114"/>
      <w:bookmarkEnd w:id="115"/>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2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项目群在使用中出现资源配额长时间剩余量过大，减少项目群资源配额。</w:t>
      </w:r>
    </w:p>
    <w:p>
      <w:pPr>
        <w:pageBreakBefore w:val="0"/>
        <w:widowControl w:val="0"/>
        <w:numPr>
          <w:ilvl w:val="0"/>
          <w:numId w:val="2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项目群在使用中出现资源配额不足时，增加项目群资源配额。</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2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配额管理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系统管理员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通过持研发能效平台进行调整项目群资源配额</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满足项目群有充足资源进行部署。</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default"/>
          <w:color w:val="000000"/>
          <w:lang w:val="en-US" w:eastAsia="zh-CN"/>
        </w:rPr>
      </w:pPr>
      <w:r>
        <w:rPr>
          <w:rFonts w:hint="eastAsia"/>
          <w:color w:val="000000"/>
          <w:lang w:val="en-US" w:eastAsia="zh-CN"/>
        </w:rPr>
        <w:t>项目申请</w:t>
      </w:r>
    </w:p>
    <w:p>
      <w:pPr>
        <w:pageBreakBefore w:val="0"/>
        <w:widowControl w:val="0"/>
        <w:numPr>
          <w:ilvl w:val="0"/>
          <w:numId w:val="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 xml:space="preserve">与章节 </w:t>
      </w:r>
      <w:r>
        <w:rPr>
          <w:rFonts w:hint="eastAsia"/>
          <w:lang w:val="en-US" w:eastAsia="zh-CN"/>
        </w:rPr>
        <w:fldChar w:fldCharType="begin"/>
      </w:r>
      <w:r>
        <w:rPr>
          <w:rFonts w:hint="eastAsia"/>
          <w:lang w:val="en-US" w:eastAsia="zh-CN"/>
        </w:rPr>
        <w:instrText xml:space="preserve"> HYPERLINK \l "_项目申请" </w:instrText>
      </w:r>
      <w:r>
        <w:rPr>
          <w:rFonts w:hint="eastAsia"/>
          <w:lang w:val="en-US" w:eastAsia="zh-CN"/>
        </w:rPr>
        <w:fldChar w:fldCharType="separate"/>
      </w:r>
      <w:r>
        <w:rPr>
          <w:rStyle w:val="15"/>
          <w:rFonts w:hint="eastAsia"/>
          <w:lang w:val="en-US" w:eastAsia="zh-CN"/>
        </w:rPr>
        <w:t>4.1项目申请</w:t>
      </w:r>
      <w:r>
        <w:rPr>
          <w:rFonts w:hint="eastAsia"/>
          <w:lang w:val="en-US" w:eastAsia="zh-CN"/>
        </w:rPr>
        <w:fldChar w:fldCharType="end"/>
      </w:r>
      <w:r>
        <w:rPr>
          <w:rFonts w:hint="eastAsia"/>
          <w:lang w:val="en-US" w:eastAsia="zh-CN"/>
        </w:rPr>
        <w:t xml:space="preserve"> 内容相同</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18" w:name="_Toc20197"/>
      <w:bookmarkStart w:id="119" w:name="_Toc31505"/>
      <w:r>
        <w:rPr>
          <w:rFonts w:hint="eastAsia" w:ascii="新宋体" w:hAnsi="新宋体" w:eastAsia="新宋体" w:cs="新宋体"/>
          <w:b/>
          <w:bCs/>
          <w:szCs w:val="36"/>
          <w:lang w:val="en-US" w:eastAsia="zh-CN"/>
        </w:rPr>
        <w:t>项目资源配额管理</w:t>
      </w:r>
      <w:bookmarkEnd w:id="118"/>
      <w:bookmarkEnd w:id="119"/>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项目群经理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2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当项目在使用中出现资源配额长时间剩余量过大，减少项目资源配额。</w:t>
      </w:r>
    </w:p>
    <w:p>
      <w:pPr>
        <w:pageBreakBefore w:val="0"/>
        <w:widowControl w:val="0"/>
        <w:numPr>
          <w:ilvl w:val="0"/>
          <w:numId w:val="2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当项目在使用中出现资源配额不足时，增加项目资源配额。</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2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配额管理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项目群经理</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通过持研发能效平台进行调整项目资源配额</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满足项项目有充足资源进行使用。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p>
    <w:p>
      <w:pPr>
        <w:pStyle w:val="3"/>
        <w:bidi w:val="0"/>
        <w:rPr>
          <w:rFonts w:hint="default" w:ascii="Arial" w:hAnsi="Arial"/>
          <w:b/>
          <w:lang w:val="en-US" w:eastAsia="zh-CN"/>
        </w:rPr>
      </w:pPr>
      <w:bookmarkStart w:id="120" w:name="_Toc22839"/>
      <w:r>
        <w:rPr>
          <w:rFonts w:hint="eastAsia" w:ascii="Arial" w:hAnsi="Arial"/>
          <w:b/>
          <w:lang w:val="en-US" w:eastAsia="zh-CN"/>
        </w:rPr>
        <w:t>平台管理场景</w:t>
      </w:r>
      <w:bookmarkEnd w:id="120"/>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21" w:name="_Toc31270"/>
      <w:bookmarkStart w:id="122" w:name="_Toc6484"/>
      <w:r>
        <w:rPr>
          <w:rFonts w:hint="eastAsia" w:ascii="新宋体" w:hAnsi="新宋体" w:eastAsia="新宋体" w:cs="新宋体"/>
          <w:b/>
          <w:bCs/>
          <w:szCs w:val="36"/>
          <w:lang w:val="en-US" w:eastAsia="zh-CN"/>
        </w:rPr>
        <w:t>插件</w:t>
      </w:r>
      <w:bookmarkEnd w:id="121"/>
      <w:bookmarkEnd w:id="122"/>
      <w:r>
        <w:rPr>
          <w:rFonts w:hint="eastAsia" w:ascii="新宋体" w:hAnsi="新宋体" w:eastAsia="新宋体" w:cs="新宋体"/>
          <w:b/>
          <w:bCs/>
          <w:szCs w:val="36"/>
          <w:lang w:val="en-US" w:eastAsia="zh-CN"/>
        </w:rPr>
        <w:t>添加与更新</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29"/>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当有新的插件需要进行安装时候，通过插件管理安装插件。</w:t>
      </w:r>
    </w:p>
    <w:p>
      <w:pPr>
        <w:pageBreakBefore w:val="0"/>
        <w:widowControl w:val="0"/>
        <w:numPr>
          <w:ilvl w:val="0"/>
          <w:numId w:val="29"/>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当某一个插件需要更新时，通过插件管理更新插件。</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 xml:space="preserve">涉及需求点 </w:t>
      </w:r>
    </w:p>
    <w:p>
      <w:pPr>
        <w:pageBreakBefore w:val="0"/>
        <w:widowControl w:val="0"/>
        <w:numPr>
          <w:ilvl w:val="0"/>
          <w:numId w:val="3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插件管理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系统管理员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通过容器云管理平台安装或更新插件</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进行在可以集群初始化或者集群使用中安装插件实现相关功能</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r>
        <w:rPr>
          <w:rFonts w:hint="eastAsia" w:ascii="新宋体" w:hAnsi="新宋体" w:eastAsia="新宋体" w:cs="新宋体"/>
          <w:b/>
          <w:bCs/>
          <w:szCs w:val="36"/>
          <w:lang w:val="en-US" w:eastAsia="zh-CN"/>
        </w:rPr>
        <w:t>容器平台许可管理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3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当平台License即将到期时或扩充现有集群数量时，添加新的容器云管理平台许可。</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ind w:firstLine="420" w:firstLineChars="0"/>
        <w:rPr>
          <w:rFonts w:hint="default"/>
          <w:lang w:val="en-US" w:eastAsia="zh-CN"/>
        </w:rPr>
      </w:pPr>
      <w:r>
        <w:rPr>
          <w:rFonts w:hint="eastAsia"/>
          <w:lang w:val="en-US" w:eastAsia="zh-CN"/>
        </w:rPr>
        <w:t>无</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系统管理员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通过容器云管理平台进行许可添加</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保证容器平台所有功能可正常使用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23" w:name="_Toc8334"/>
      <w:bookmarkStart w:id="124" w:name="_Toc18359"/>
      <w:r>
        <w:rPr>
          <w:rFonts w:hint="eastAsia" w:ascii="新宋体" w:hAnsi="新宋体" w:eastAsia="新宋体" w:cs="新宋体"/>
          <w:b/>
          <w:bCs/>
          <w:szCs w:val="36"/>
          <w:lang w:val="en-US" w:eastAsia="zh-CN"/>
        </w:rPr>
        <w:t>备份管理</w:t>
      </w:r>
      <w:bookmarkEnd w:id="123"/>
      <w:bookmarkEnd w:id="124"/>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3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设置备份需要执行备份的集群。</w:t>
      </w:r>
    </w:p>
    <w:p>
      <w:pPr>
        <w:pageBreakBefore w:val="0"/>
        <w:widowControl w:val="0"/>
        <w:numPr>
          <w:ilvl w:val="0"/>
          <w:numId w:val="3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设置备份自动执行的时间。</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3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备份管理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通过容器云管理平台进行备份设置</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进行备份策略设置</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25" w:name="_Toc32112"/>
      <w:bookmarkStart w:id="126" w:name="_Toc8889"/>
      <w:r>
        <w:rPr>
          <w:rFonts w:hint="eastAsia" w:ascii="新宋体" w:hAnsi="新宋体" w:eastAsia="新宋体" w:cs="新宋体"/>
          <w:b/>
          <w:bCs/>
          <w:szCs w:val="36"/>
          <w:lang w:val="en-US" w:eastAsia="zh-CN"/>
        </w:rPr>
        <w:t>备份执行</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3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执行备份根据自动备份策略按天或按月进行自动执行。</w:t>
      </w:r>
    </w:p>
    <w:p>
      <w:pPr>
        <w:pageBreakBefore w:val="0"/>
        <w:widowControl w:val="0"/>
        <w:numPr>
          <w:ilvl w:val="0"/>
          <w:numId w:val="3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手动执行备份。</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3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备份管理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系统管理员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通过容器云管理平台进行备份执行</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进行容器云平台集群ETCD数据与全局Mysql数据</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p>
    <w:p>
      <w:pPr>
        <w:ind w:firstLine="420" w:firstLineChars="0"/>
        <w:rPr>
          <w:rFonts w:hint="default"/>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r>
        <w:rPr>
          <w:rFonts w:hint="eastAsia" w:ascii="新宋体" w:hAnsi="新宋体" w:eastAsia="新宋体" w:cs="新宋体"/>
          <w:b/>
          <w:bCs/>
          <w:szCs w:val="36"/>
          <w:lang w:val="en-US" w:eastAsia="zh-CN"/>
        </w:rPr>
        <w:t>灾备切换</w:t>
      </w:r>
      <w:bookmarkEnd w:id="125"/>
      <w:bookmarkEnd w:id="126"/>
      <w:r>
        <w:rPr>
          <w:rFonts w:hint="eastAsia" w:ascii="新宋体" w:hAnsi="新宋体" w:eastAsia="新宋体" w:cs="新宋体"/>
          <w:b/>
          <w:bCs/>
          <w:szCs w:val="36"/>
          <w:lang w:val="en-US"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3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故障发生时切换将服务切换至备节点。</w:t>
      </w:r>
    </w:p>
    <w:p>
      <w:pPr>
        <w:pageBreakBefore w:val="0"/>
        <w:widowControl w:val="0"/>
        <w:numPr>
          <w:ilvl w:val="0"/>
          <w:numId w:val="3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手动切换当前服务至备节点。</w:t>
      </w:r>
    </w:p>
    <w:p>
      <w:pPr>
        <w:pageBreakBefore w:val="0"/>
        <w:widowControl w:val="0"/>
        <w:numPr>
          <w:ilvl w:val="0"/>
          <w:numId w:val="3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查看主备节点工作状态。</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3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非功能需求-灾备</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通过容器管理平台灾备管理功能</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进行灾备节点查看、手动切换灾备节点。</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27" w:name="_Toc2312"/>
      <w:bookmarkStart w:id="128" w:name="_Toc24065"/>
      <w:r>
        <w:rPr>
          <w:rFonts w:hint="eastAsia" w:ascii="新宋体" w:hAnsi="新宋体" w:eastAsia="新宋体" w:cs="新宋体"/>
          <w:b/>
          <w:bCs/>
          <w:szCs w:val="36"/>
          <w:lang w:val="en-US" w:eastAsia="zh-CN"/>
        </w:rPr>
        <w:t>备份恢复</w:t>
      </w:r>
      <w:bookmarkEnd w:id="127"/>
      <w:bookmarkEnd w:id="128"/>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3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当容器云平台出现不可逆故障时，利用最近的备份数据恢复容器云平台。</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39"/>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备份管理</w:t>
      </w:r>
    </w:p>
    <w:p>
      <w:pPr>
        <w:pStyle w:val="5"/>
        <w:pageBreakBefore w:val="0"/>
        <w:widowControl w:val="0"/>
        <w:kinsoku/>
        <w:wordWrap/>
        <w:overflowPunct/>
        <w:topLinePunct w:val="0"/>
        <w:bidi w:val="0"/>
        <w:snapToGrid/>
        <w:spacing w:line="240" w:lineRule="auto"/>
        <w:textAlignment w:val="auto"/>
        <w:rPr>
          <w:rFonts w:hint="eastAsia" w:ascii="Arial" w:hAnsi="Arial"/>
          <w:lang w:val="en-US" w:eastAsia="zh-CN"/>
        </w:rPr>
      </w:pPr>
      <w:r>
        <w:rPr>
          <w:rFonts w:hint="eastAsia" w:ascii="Arial" w:hAnsi="Arial"/>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系统管理员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通过容器云管理平台进行备份恢复</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进行公平台不可逆故障时平台数据还原。</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29" w:name="_Toc25659"/>
      <w:bookmarkStart w:id="130" w:name="_Toc27043"/>
      <w:r>
        <w:rPr>
          <w:rFonts w:hint="eastAsia" w:ascii="新宋体" w:hAnsi="新宋体" w:eastAsia="新宋体" w:cs="新宋体"/>
          <w:b/>
          <w:bCs/>
          <w:szCs w:val="36"/>
          <w:lang w:val="en-US" w:eastAsia="zh-CN"/>
        </w:rPr>
        <w:t>容器管理平台升级</w:t>
      </w:r>
      <w:bookmarkEnd w:id="129"/>
      <w:bookmarkEnd w:id="130"/>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4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更新当容器管理平台软件版本。</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4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集群维护</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通过容器管理平台进行平台软件更新</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进行升级容器管理平台版本，使用最新版本平台的新增功能特性。</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3"/>
        <w:bidi w:val="0"/>
        <w:rPr>
          <w:rFonts w:hint="default"/>
          <w:lang w:val="en-US" w:eastAsia="zh-CN"/>
        </w:rPr>
      </w:pPr>
      <w:bookmarkStart w:id="131" w:name="_Toc10809"/>
      <w:r>
        <w:rPr>
          <w:rFonts w:hint="eastAsia"/>
          <w:lang w:val="en-US" w:eastAsia="zh-CN"/>
        </w:rPr>
        <w:t>集群管理场景</w:t>
      </w:r>
      <w:bookmarkEnd w:id="131"/>
    </w:p>
    <w:bookmarkEnd w:id="116"/>
    <w:bookmarkEnd w:id="117"/>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32" w:name="_Toc7561"/>
      <w:bookmarkStart w:id="133" w:name="_Toc1008"/>
      <w:r>
        <w:rPr>
          <w:rFonts w:hint="eastAsia" w:ascii="新宋体" w:hAnsi="新宋体" w:eastAsia="新宋体" w:cs="新宋体"/>
          <w:b/>
          <w:bCs/>
          <w:szCs w:val="36"/>
          <w:lang w:val="en-US" w:eastAsia="zh-CN"/>
        </w:rPr>
        <w:t>新增集群插件</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镜像管理员</w:t>
      </w:r>
      <w:r>
        <w:rPr>
          <w:rFonts w:hint="default"/>
          <w:lang w:eastAsia="zh-CN"/>
        </w:rPr>
        <w:t xml:space="preserve"> （线上也存在此场景)</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3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上传镜像至镜像仓库。</w:t>
      </w:r>
    </w:p>
    <w:p>
      <w:pPr>
        <w:pageBreakBefore w:val="0"/>
        <w:widowControl w:val="0"/>
        <w:numPr>
          <w:ilvl w:val="0"/>
          <w:numId w:val="3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设置仓库镜像老化规则。</w:t>
      </w:r>
    </w:p>
    <w:p>
      <w:pPr>
        <w:pageBreakBefore w:val="0"/>
        <w:widowControl w:val="0"/>
        <w:numPr>
          <w:ilvl w:val="0"/>
          <w:numId w:val="3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设置镜像仓库备份规则。</w:t>
      </w:r>
    </w:p>
    <w:p>
      <w:pPr>
        <w:pageBreakBefore w:val="0"/>
        <w:widowControl w:val="0"/>
        <w:numPr>
          <w:ilvl w:val="0"/>
          <w:numId w:val="3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设置镜像扫描规则。</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27"/>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镜像上传</w:t>
      </w:r>
    </w:p>
    <w:p>
      <w:pPr>
        <w:pageBreakBefore w:val="0"/>
        <w:widowControl w:val="0"/>
        <w:numPr>
          <w:ilvl w:val="0"/>
          <w:numId w:val="2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镜像扫描</w:t>
      </w:r>
    </w:p>
    <w:p>
      <w:pPr>
        <w:pageBreakBefore w:val="0"/>
        <w:widowControl w:val="0"/>
        <w:numPr>
          <w:ilvl w:val="0"/>
          <w:numId w:val="2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镜像清理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通过持研发能效平台进行镜像管理</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进行公共镜像上传、清理规则设置。并设置镜像扫描规则。</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bookmarkEnd w:id="132"/>
    <w:bookmarkEnd w:id="133"/>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34" w:name="_Toc15173"/>
      <w:bookmarkStart w:id="135" w:name="_Toc4640"/>
      <w:bookmarkStart w:id="136" w:name="_Toc27172"/>
      <w:bookmarkStart w:id="137" w:name="_Toc21008"/>
      <w:bookmarkStart w:id="138" w:name="_Toc19928"/>
      <w:bookmarkStart w:id="139" w:name="_Toc26619"/>
      <w:r>
        <w:rPr>
          <w:rFonts w:hint="eastAsia" w:ascii="新宋体" w:hAnsi="新宋体" w:eastAsia="新宋体" w:cs="新宋体"/>
          <w:b/>
          <w:bCs/>
          <w:szCs w:val="36"/>
          <w:lang w:val="en-US" w:eastAsia="zh-CN"/>
        </w:rPr>
        <w:t>业务集群软件升级</w:t>
      </w:r>
      <w:bookmarkEnd w:id="134"/>
      <w:bookmarkEnd w:id="135"/>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4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更新业务集群docker或K8S版本。</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4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集群维护</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系统管理员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通过容器管理平台进行集群软件更新</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进行升级业务集群的Docker或K8S版本，修补老版本软件补丁或使用软件新版本功能特性。</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p>
    <w:p>
      <w:pPr>
        <w:pStyle w:val="3"/>
        <w:bidi w:val="0"/>
        <w:rPr>
          <w:rFonts w:hint="default"/>
          <w:lang w:val="en-US" w:eastAsia="zh-CN"/>
        </w:rPr>
      </w:pPr>
      <w:bookmarkStart w:id="140" w:name="_Toc21631"/>
      <w:r>
        <w:rPr>
          <w:rFonts w:hint="eastAsia"/>
          <w:lang w:val="en-US" w:eastAsia="zh-CN"/>
        </w:rPr>
        <w:t>资源管理场景</w:t>
      </w:r>
      <w:bookmarkEnd w:id="140"/>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41" w:name="_Toc13675"/>
      <w:bookmarkStart w:id="142" w:name="_Toc12618"/>
      <w:r>
        <w:rPr>
          <w:rFonts w:hint="eastAsia" w:ascii="新宋体" w:hAnsi="新宋体" w:eastAsia="新宋体" w:cs="新宋体"/>
          <w:b/>
          <w:bCs/>
          <w:szCs w:val="36"/>
          <w:lang w:val="en-US" w:eastAsia="zh-CN"/>
        </w:rPr>
        <w:t>新增存储资源池</w:t>
      </w:r>
      <w:bookmarkEnd w:id="141"/>
      <w:bookmarkEnd w:id="142"/>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基础设施管理员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4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新增文件类型存储到存储资源池。</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4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存储对接</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基础设施管理员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通过容器云管理平台新增存储资源池</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供给应用部署时进行动态存储调用活创建PVC时调用。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43" w:name="_Toc30710"/>
      <w:bookmarkStart w:id="144" w:name="_Toc747"/>
      <w:r>
        <w:rPr>
          <w:rFonts w:hint="eastAsia" w:ascii="新宋体" w:hAnsi="新宋体" w:eastAsia="新宋体" w:cs="新宋体"/>
          <w:b/>
          <w:bCs/>
          <w:szCs w:val="36"/>
          <w:lang w:val="en-US" w:eastAsia="zh-CN"/>
        </w:rPr>
        <w:t>删除存储资源池</w:t>
      </w:r>
      <w:bookmarkEnd w:id="143"/>
      <w:bookmarkEnd w:id="144"/>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基础设施管理员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4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删除文件类型存储到存储资源池。</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4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存储对接</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基础设施管理员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通过容器云管理平台删除存储资源池</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当存储已经无任何项目使用时，回收存储资源。</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r>
        <w:rPr>
          <w:rFonts w:hint="eastAsia" w:ascii="新宋体" w:hAnsi="新宋体" w:eastAsia="新宋体" w:cs="新宋体"/>
          <w:b/>
          <w:bCs/>
          <w:szCs w:val="36"/>
          <w:lang w:val="en-US" w:eastAsia="zh-CN"/>
        </w:rPr>
        <w:t>存储资源池扩缩容</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基础设施管理员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存储资源池扩充场景分为手动与自动两种。</w:t>
      </w:r>
    </w:p>
    <w:p>
      <w:pPr>
        <w:pageBreakBefore w:val="0"/>
        <w:widowControl w:val="0"/>
        <w:numPr>
          <w:ilvl w:val="0"/>
          <w:numId w:val="4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手动扩充存储资源池。</w:t>
      </w:r>
    </w:p>
    <w:p>
      <w:pPr>
        <w:pageBreakBefore w:val="0"/>
        <w:widowControl w:val="0"/>
        <w:numPr>
          <w:ilvl w:val="0"/>
          <w:numId w:val="4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对接存储插件后，当存储资源池达到预设阈值时，容器云管理平台会自动调用存储接口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申请空间并进行存储资源池扩充。</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49"/>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存储扩缩容</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基础设施管理员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通过容器云管理平台自动或手动进行扩缩容</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保证项目使用存储资源池容量充足。</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ind w:firstLine="420" w:firstLineChars="0"/>
        <w:rPr>
          <w:rFonts w:hint="default"/>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45" w:name="_Toc29111"/>
      <w:bookmarkStart w:id="146" w:name="_Toc25341"/>
      <w:r>
        <w:rPr>
          <w:rFonts w:hint="eastAsia" w:ascii="新宋体" w:hAnsi="新宋体" w:eastAsia="新宋体" w:cs="新宋体"/>
          <w:b/>
          <w:bCs/>
          <w:szCs w:val="36"/>
          <w:lang w:val="en-US" w:eastAsia="zh-CN"/>
        </w:rPr>
        <w:t>新增存储卷</w:t>
      </w:r>
      <w:bookmarkEnd w:id="145"/>
      <w:bookmarkEnd w:id="146"/>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5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新增</w:t>
      </w:r>
      <w:r>
        <w:rPr>
          <w:rFonts w:hint="eastAsia"/>
          <w:color w:val="0000FF"/>
          <w:highlight w:val="yellow"/>
          <w:lang w:val="en-US" w:eastAsia="zh-CN"/>
        </w:rPr>
        <w:t>网络存储</w:t>
      </w:r>
      <w:r>
        <w:rPr>
          <w:rFonts w:hint="eastAsia"/>
          <w:lang w:val="en-US" w:eastAsia="zh-CN"/>
        </w:rPr>
        <w:t>、EmptyDiy类型存储卷。</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5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存储对接</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4077"/>
        <w:gridCol w:w="2916"/>
      </w:tblGrid>
      <w:tr>
        <w:tc>
          <w:tcPr>
            <w:tcW w:w="1749"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49"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通过研发能效平台新增</w:t>
            </w:r>
            <w:r>
              <w:rPr>
                <w:rFonts w:hint="eastAsia"/>
                <w:color w:val="0000FF"/>
                <w:highlight w:val="yellow"/>
                <w:lang w:val="en-US" w:eastAsia="zh-CN"/>
              </w:rPr>
              <w:t>网络存储</w:t>
            </w:r>
            <w:r>
              <w:rPr>
                <w:rFonts w:hint="eastAsia"/>
                <w:lang w:val="en-US" w:eastAsia="zh-CN"/>
              </w:rPr>
              <w:t>类型</w:t>
            </w:r>
            <w:r>
              <w:rPr>
                <w:rFonts w:hint="eastAsia" w:ascii="楷体_GB2312" w:hAnsi="宋体"/>
                <w:szCs w:val="24"/>
                <w:lang w:val="en-US" w:eastAsia="zh-CN"/>
              </w:rPr>
              <w:t>存储卷</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供给无状态应用绑定进行数据落地使用。</w:t>
            </w:r>
          </w:p>
        </w:tc>
      </w:tr>
      <w:tr>
        <w:tc>
          <w:tcPr>
            <w:tcW w:w="1749"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通过研发能效平台新增</w:t>
            </w:r>
            <w:r>
              <w:rPr>
                <w:rFonts w:hint="eastAsia"/>
                <w:lang w:val="en-US" w:eastAsia="zh-CN"/>
              </w:rPr>
              <w:t>EmptyDiy类型</w:t>
            </w:r>
            <w:r>
              <w:rPr>
                <w:rFonts w:hint="eastAsia" w:ascii="楷体_GB2312" w:hAnsi="宋体"/>
                <w:szCs w:val="24"/>
                <w:lang w:val="en-US" w:eastAsia="zh-CN"/>
              </w:rPr>
              <w:t>存储卷</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供给应用部署时进行临时文件交换使用。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47" w:name="_Toc9530"/>
      <w:bookmarkStart w:id="148" w:name="_Toc8735"/>
      <w:r>
        <w:rPr>
          <w:rFonts w:hint="eastAsia" w:ascii="新宋体" w:hAnsi="新宋体" w:eastAsia="新宋体" w:cs="新宋体"/>
          <w:b/>
          <w:bCs/>
          <w:szCs w:val="36"/>
          <w:lang w:val="en-US" w:eastAsia="zh-CN"/>
        </w:rPr>
        <w:t>删除存储卷</w:t>
      </w:r>
      <w:bookmarkEnd w:id="147"/>
      <w:bookmarkEnd w:id="148"/>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删除存储卷分为两种场景。</w:t>
      </w:r>
    </w:p>
    <w:p>
      <w:pPr>
        <w:pageBreakBefore w:val="0"/>
        <w:widowControl w:val="0"/>
        <w:numPr>
          <w:ilvl w:val="0"/>
          <w:numId w:val="5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手动删除文件存储卷。</w:t>
      </w:r>
    </w:p>
    <w:p>
      <w:pPr>
        <w:pageBreakBefore w:val="0"/>
        <w:widowControl w:val="0"/>
        <w:numPr>
          <w:ilvl w:val="0"/>
          <w:numId w:val="5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删除负载（deployment、statefulsets、pod、daemonset等）时同时删除其对应使用的文</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件存储卷。</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5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存储对接</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4077"/>
        <w:gridCol w:w="2916"/>
      </w:tblGrid>
      <w:tr>
        <w:tc>
          <w:tcPr>
            <w:tcW w:w="1749"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49"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通过研发能效平台删除存储卷</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当应用删除后及时删除存储卷释放存储池空间。</w:t>
            </w:r>
          </w:p>
        </w:tc>
      </w:tr>
    </w:tbl>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ascii="新宋体" w:hAnsi="新宋体" w:eastAsia="新宋体" w:cs="新宋体"/>
          <w:b/>
          <w:bCs/>
          <w:szCs w:val="36"/>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49" w:name="_Toc18991"/>
      <w:bookmarkStart w:id="150" w:name="_Toc23428"/>
      <w:r>
        <w:rPr>
          <w:rFonts w:hint="eastAsia" w:ascii="新宋体" w:hAnsi="新宋体" w:eastAsia="新宋体" w:cs="新宋体"/>
          <w:b/>
          <w:bCs/>
          <w:szCs w:val="36"/>
          <w:lang w:val="en-US" w:eastAsia="zh-CN"/>
        </w:rPr>
        <w:t>存储卷</w:t>
      </w:r>
      <w:bookmarkEnd w:id="149"/>
      <w:bookmarkEnd w:id="150"/>
      <w:r>
        <w:rPr>
          <w:rFonts w:hint="eastAsia" w:ascii="新宋体" w:hAnsi="新宋体" w:eastAsia="新宋体" w:cs="新宋体"/>
          <w:b/>
          <w:bCs/>
          <w:szCs w:val="36"/>
          <w:lang w:val="en-US" w:eastAsia="zh-CN"/>
        </w:rPr>
        <w:t>扩容</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存储卷扩容分为两种场景。</w:t>
      </w:r>
    </w:p>
    <w:p>
      <w:pPr>
        <w:pageBreakBefore w:val="0"/>
        <w:widowControl w:val="0"/>
        <w:numPr>
          <w:ilvl w:val="0"/>
          <w:numId w:val="5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手动存储卷扩容。</w:t>
      </w:r>
    </w:p>
    <w:p>
      <w:pPr>
        <w:pageBreakBefore w:val="0"/>
        <w:widowControl w:val="0"/>
        <w:numPr>
          <w:ilvl w:val="0"/>
          <w:numId w:val="5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自动扩缩容，当存储卷达到预设阈值时，容器云管理平台会向存储资源池申请空间扩容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存储卷。</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5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存储对接</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4077"/>
        <w:gridCol w:w="2916"/>
      </w:tblGrid>
      <w:tr>
        <w:tblPrEx>
          <w:tblLayout w:type="fixed"/>
          <w:tblCellMar>
            <w:top w:w="0" w:type="dxa"/>
            <w:left w:w="108" w:type="dxa"/>
            <w:bottom w:w="0" w:type="dxa"/>
            <w:right w:w="108" w:type="dxa"/>
          </w:tblCellMar>
        </w:tblPrEx>
        <w:tc>
          <w:tcPr>
            <w:tcW w:w="1749"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49"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通过研发能效平台进行存储卷扩容</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保证应用运行时挂载存储卷的本地磁盘有足够的存储空间。</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51" w:name="_Toc8004"/>
      <w:bookmarkStart w:id="152" w:name="_Toc9382"/>
      <w:r>
        <w:rPr>
          <w:rFonts w:hint="eastAsia" w:ascii="新宋体" w:hAnsi="新宋体" w:eastAsia="新宋体" w:cs="新宋体"/>
          <w:b/>
          <w:bCs/>
          <w:szCs w:val="36"/>
          <w:lang w:val="en-US" w:eastAsia="zh-CN"/>
        </w:rPr>
        <w:t>新增网络资源池</w:t>
      </w:r>
      <w:bookmarkEnd w:id="151"/>
      <w:bookmarkEnd w:id="152"/>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网络管理员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5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新增租户级别网络资源池。</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57"/>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网络管理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4077"/>
        <w:gridCol w:w="2916"/>
      </w:tblGrid>
      <w:tr>
        <w:tc>
          <w:tcPr>
            <w:tcW w:w="1749"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49" w:type="dxa"/>
            <w:vAlign w:val="top"/>
          </w:tcPr>
          <w:p>
            <w:pPr>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网络管理员</w:t>
            </w:r>
          </w:p>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通过容器云管理平台新增网络资源池</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进行平台初始化时初始化网络资源池。</w:t>
            </w:r>
          </w:p>
        </w:tc>
      </w:tr>
      <w:tr>
        <w:tc>
          <w:tcPr>
            <w:tcW w:w="1749" w:type="dxa"/>
            <w:vAlign w:val="top"/>
          </w:tcPr>
          <w:p>
            <w:pPr>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网络管理员</w:t>
            </w:r>
          </w:p>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通过容器云管理平台新增网络资源池</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当租户网络资源池耗尽时新增网络资源池。</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53" w:name="_Toc7232"/>
      <w:bookmarkStart w:id="154" w:name="_Toc3282"/>
      <w:r>
        <w:rPr>
          <w:rFonts w:hint="eastAsia" w:ascii="新宋体" w:hAnsi="新宋体" w:eastAsia="新宋体" w:cs="新宋体"/>
          <w:b/>
          <w:bCs/>
          <w:szCs w:val="36"/>
          <w:lang w:val="en-US" w:eastAsia="zh-CN"/>
        </w:rPr>
        <w:t>删除网络资源池</w:t>
      </w:r>
      <w:bookmarkEnd w:id="153"/>
      <w:bookmarkEnd w:id="154"/>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网络管理员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5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删除租户级别网络资源池。</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59"/>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网络管理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4077"/>
        <w:gridCol w:w="2916"/>
      </w:tblGrid>
      <w:tr>
        <w:tc>
          <w:tcPr>
            <w:tcW w:w="1749"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49" w:type="dxa"/>
            <w:vAlign w:val="top"/>
          </w:tcPr>
          <w:p>
            <w:pPr>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网络管理员</w:t>
            </w:r>
          </w:p>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通过容器云管理平台删除网络资源池</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当租户删除前、租户所有应用删除后回收网络资源。</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55" w:name="_Toc5042"/>
      <w:bookmarkStart w:id="156" w:name="_Toc25504"/>
      <w:r>
        <w:rPr>
          <w:rFonts w:hint="eastAsia" w:ascii="新宋体" w:hAnsi="新宋体" w:eastAsia="新宋体" w:cs="新宋体"/>
          <w:b/>
          <w:bCs/>
          <w:szCs w:val="36"/>
          <w:lang w:val="en-US" w:eastAsia="zh-CN"/>
        </w:rPr>
        <w:t>网络权限管理</w:t>
      </w:r>
      <w:bookmarkEnd w:id="155"/>
      <w:bookmarkEnd w:id="156"/>
    </w:p>
    <w:p>
      <w:pPr>
        <w:pageBreakBefore w:val="0"/>
        <w:widowControl w:val="0"/>
        <w:numPr>
          <w:ilvl w:val="0"/>
          <w:numId w:val="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 xml:space="preserve">与章节 </w:t>
      </w:r>
      <w:r>
        <w:rPr>
          <w:rFonts w:hint="eastAsia"/>
          <w:lang w:val="en-US" w:eastAsia="zh-CN"/>
        </w:rPr>
        <w:fldChar w:fldCharType="begin"/>
      </w:r>
      <w:r>
        <w:rPr>
          <w:rFonts w:hint="eastAsia"/>
          <w:lang w:val="en-US" w:eastAsia="zh-CN"/>
        </w:rPr>
        <w:instrText xml:space="preserve"> HYPERLINK \l "_网络权限管理" </w:instrText>
      </w:r>
      <w:r>
        <w:rPr>
          <w:rFonts w:hint="eastAsia"/>
          <w:lang w:val="en-US" w:eastAsia="zh-CN"/>
        </w:rPr>
        <w:fldChar w:fldCharType="separate"/>
      </w:r>
      <w:r>
        <w:rPr>
          <w:rStyle w:val="15"/>
          <w:rFonts w:hint="eastAsia"/>
          <w:lang w:val="en-US" w:eastAsia="zh-CN"/>
        </w:rPr>
        <w:t>4.3网络权限管理</w:t>
      </w:r>
      <w:r>
        <w:rPr>
          <w:rFonts w:hint="eastAsia"/>
          <w:lang w:val="en-US" w:eastAsia="zh-CN"/>
        </w:rPr>
        <w:fldChar w:fldCharType="end"/>
      </w:r>
      <w:r>
        <w:rPr>
          <w:rFonts w:hint="eastAsia"/>
          <w:lang w:val="en-US" w:eastAsia="zh-CN"/>
        </w:rPr>
        <w:t xml:space="preserve"> 内容相同</w:t>
      </w:r>
    </w:p>
    <w:p>
      <w:pPr>
        <w:rPr>
          <w:rFonts w:hint="eastAsia"/>
          <w:lang w:val="en-US" w:eastAsia="zh-CN"/>
        </w:rPr>
      </w:pPr>
    </w:p>
    <w:p>
      <w:pPr>
        <w:pStyle w:val="3"/>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57" w:name="_Toc4349"/>
      <w:r>
        <w:rPr>
          <w:rFonts w:hint="eastAsia" w:ascii="新宋体" w:hAnsi="新宋体" w:eastAsia="新宋体" w:cs="新宋体"/>
          <w:b/>
          <w:bCs/>
          <w:szCs w:val="36"/>
          <w:lang w:val="en-US" w:eastAsia="zh-CN"/>
        </w:rPr>
        <w:t>应用商店管理场景</w:t>
      </w:r>
      <w:bookmarkEnd w:id="157"/>
    </w:p>
    <w:p>
      <w:pPr>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58" w:name="_Toc3749"/>
      <w:bookmarkStart w:id="159" w:name="_Toc19809"/>
      <w:r>
        <w:rPr>
          <w:rFonts w:hint="eastAsia" w:ascii="新宋体" w:hAnsi="新宋体" w:eastAsia="新宋体" w:cs="新宋体"/>
          <w:b/>
          <w:bCs/>
          <w:szCs w:val="36"/>
          <w:lang w:val="en-US" w:eastAsia="zh-CN"/>
        </w:rPr>
        <w:t>应用模板编排</w:t>
      </w:r>
      <w:bookmarkEnd w:id="158"/>
      <w:bookmarkEnd w:id="159"/>
    </w:p>
    <w:p>
      <w:pPr>
        <w:pageBreakBefore w:val="0"/>
        <w:widowControl w:val="0"/>
        <w:numPr>
          <w:ilvl w:val="0"/>
          <w:numId w:val="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 xml:space="preserve">与章节 </w:t>
      </w:r>
      <w:r>
        <w:rPr>
          <w:rFonts w:hint="eastAsia"/>
          <w:lang w:val="en-US" w:eastAsia="zh-CN"/>
        </w:rPr>
        <w:fldChar w:fldCharType="begin"/>
      </w:r>
      <w:r>
        <w:rPr>
          <w:rFonts w:hint="eastAsia"/>
          <w:lang w:val="en-US" w:eastAsia="zh-CN"/>
        </w:rPr>
        <w:instrText xml:space="preserve"> HYPERLINK \l "_应用编排" </w:instrText>
      </w:r>
      <w:r>
        <w:rPr>
          <w:rFonts w:hint="eastAsia"/>
          <w:lang w:val="en-US" w:eastAsia="zh-CN"/>
        </w:rPr>
        <w:fldChar w:fldCharType="separate"/>
      </w:r>
      <w:r>
        <w:rPr>
          <w:rStyle w:val="15"/>
          <w:rFonts w:hint="eastAsia"/>
          <w:lang w:val="en-US" w:eastAsia="zh-CN"/>
        </w:rPr>
        <w:t>4.5应用编排</w:t>
      </w:r>
      <w:r>
        <w:rPr>
          <w:rFonts w:hint="eastAsia"/>
          <w:lang w:val="en-US" w:eastAsia="zh-CN"/>
        </w:rPr>
        <w:fldChar w:fldCharType="end"/>
      </w:r>
      <w:r>
        <w:rPr>
          <w:rFonts w:hint="eastAsia"/>
          <w:lang w:val="en-US" w:eastAsia="zh-CN"/>
        </w:rPr>
        <w:t xml:space="preserve"> 内容相同</w:t>
      </w:r>
    </w:p>
    <w:p>
      <w:pPr>
        <w:ind w:firstLine="420" w:firstLineChars="0"/>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60" w:name="_Toc12589"/>
      <w:bookmarkStart w:id="161" w:name="_Toc13446"/>
      <w:r>
        <w:rPr>
          <w:rFonts w:hint="eastAsia" w:ascii="新宋体" w:hAnsi="新宋体" w:eastAsia="新宋体" w:cs="新宋体"/>
          <w:b/>
          <w:bCs/>
          <w:szCs w:val="36"/>
          <w:lang w:val="en-US" w:eastAsia="zh-CN"/>
        </w:rPr>
        <w:t>应用商店模板导入导出</w:t>
      </w:r>
      <w:bookmarkEnd w:id="160"/>
      <w:bookmarkEnd w:id="161"/>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开发人员、测试人员、镜像管理员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6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将应用商店中的应用模板导出。</w:t>
      </w:r>
    </w:p>
    <w:p>
      <w:pPr>
        <w:pageBreakBefore w:val="0"/>
        <w:widowControl w:val="0"/>
        <w:numPr>
          <w:ilvl w:val="0"/>
          <w:numId w:val="6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在其他云平台（下属公司云平台）在应用商店导入镜像模板。</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61"/>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编排模板导入导出</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1"/>
        <w:gridCol w:w="3886"/>
        <w:gridCol w:w="2915"/>
      </w:tblGrid>
      <w:tr>
        <w:tc>
          <w:tcPr>
            <w:tcW w:w="1941"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388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5"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941"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开发人员、测试人员、镜像管理员</w:t>
            </w:r>
          </w:p>
        </w:tc>
        <w:tc>
          <w:tcPr>
            <w:tcW w:w="388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通过容器云管理平台进行应用模板导入导出</w:t>
            </w:r>
          </w:p>
        </w:tc>
        <w:tc>
          <w:tcPr>
            <w:tcW w:w="2915"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配合模板导入导出快速将应用上线文件同步给其他云平台进行快速部署应用使用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3"/>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62" w:name="_Toc12293"/>
      <w:r>
        <w:rPr>
          <w:rFonts w:hint="eastAsia" w:ascii="新宋体" w:hAnsi="新宋体" w:eastAsia="新宋体" w:cs="新宋体"/>
          <w:b/>
          <w:bCs/>
          <w:szCs w:val="36"/>
          <w:lang w:val="en-US" w:eastAsia="zh-CN"/>
        </w:rPr>
        <w:t>应用管理场景</w:t>
      </w:r>
      <w:bookmarkEnd w:id="162"/>
    </w:p>
    <w:p>
      <w:pPr>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63" w:name="_Toc7377"/>
      <w:bookmarkStart w:id="164" w:name="_Toc3875"/>
      <w:r>
        <w:rPr>
          <w:rFonts w:hint="eastAsia" w:ascii="新宋体" w:hAnsi="新宋体" w:eastAsia="新宋体" w:cs="新宋体"/>
          <w:b/>
          <w:bCs/>
          <w:szCs w:val="36"/>
          <w:lang w:val="en-US" w:eastAsia="zh-CN"/>
        </w:rPr>
        <w:t>修改应用资源</w:t>
      </w:r>
      <w:bookmarkEnd w:id="163"/>
      <w:bookmarkEnd w:id="164"/>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6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修改应用（有状态应用、无状态应用）的可使用的资源配额（包含CPU、内存）。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6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开发人员、测试人员、运维人员</w:t>
            </w:r>
          </w:p>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通过研发能效平台修改应用资源配额</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配置应用运行时可用资源配额大小。</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65" w:name="_Toc16526"/>
      <w:bookmarkStart w:id="166" w:name="_Toc28264"/>
      <w:r>
        <w:rPr>
          <w:rFonts w:hint="eastAsia" w:ascii="新宋体" w:hAnsi="新宋体" w:eastAsia="新宋体" w:cs="新宋体"/>
          <w:b/>
          <w:bCs/>
          <w:szCs w:val="36"/>
          <w:lang w:val="en-US" w:eastAsia="zh-CN"/>
        </w:rPr>
        <w:t>应用升级</w:t>
      </w:r>
      <w:bookmarkEnd w:id="165"/>
      <w:bookmarkEnd w:id="166"/>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应用升级包含多种情况，升级版本时需记录版本。</w:t>
      </w:r>
    </w:p>
    <w:p>
      <w:pPr>
        <w:pageBreakBefore w:val="0"/>
        <w:widowControl w:val="0"/>
        <w:numPr>
          <w:ilvl w:val="0"/>
          <w:numId w:val="6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升级应用镜像。</w:t>
      </w:r>
    </w:p>
    <w:p>
      <w:pPr>
        <w:pageBreakBefore w:val="0"/>
        <w:widowControl w:val="0"/>
        <w:numPr>
          <w:ilvl w:val="0"/>
          <w:numId w:val="6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修改配置文件。</w:t>
      </w:r>
    </w:p>
    <w:p>
      <w:pPr>
        <w:pageBreakBefore w:val="0"/>
        <w:widowControl w:val="0"/>
        <w:numPr>
          <w:ilvl w:val="0"/>
          <w:numId w:val="6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修改应用环境变量。</w:t>
      </w:r>
    </w:p>
    <w:p>
      <w:pPr>
        <w:pageBreakBefore w:val="0"/>
        <w:widowControl w:val="0"/>
        <w:numPr>
          <w:ilvl w:val="0"/>
          <w:numId w:val="6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修改健康检查设置。</w:t>
      </w:r>
    </w:p>
    <w:p>
      <w:pPr>
        <w:pageBreakBefore w:val="0"/>
        <w:widowControl w:val="0"/>
        <w:numPr>
          <w:ilvl w:val="0"/>
          <w:numId w:val="6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修改应用名称。</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6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通过持研发能效平台进行应用升级</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升级应用版本</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67" w:name="_Toc18510"/>
      <w:bookmarkStart w:id="168" w:name="_Toc12060"/>
      <w:r>
        <w:rPr>
          <w:rFonts w:hint="eastAsia" w:ascii="新宋体" w:hAnsi="新宋体" w:eastAsia="新宋体" w:cs="新宋体"/>
          <w:b/>
          <w:bCs/>
          <w:szCs w:val="36"/>
          <w:lang w:val="en-US" w:eastAsia="zh-CN"/>
        </w:rPr>
        <w:t>应用回滚</w:t>
      </w:r>
      <w:bookmarkEnd w:id="167"/>
      <w:bookmarkEnd w:id="168"/>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bookmarkStart w:id="169" w:name="OLE_LINK3"/>
      <w:r>
        <w:rPr>
          <w:rFonts w:hint="eastAsia"/>
          <w:lang w:val="en-US" w:eastAsia="zh-CN"/>
        </w:rPr>
        <w:t>开发人员、测试人员、运维人员</w:t>
      </w:r>
      <w:bookmarkEnd w:id="169"/>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6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当应用升级后验证出现错误时进行应用回滚，可回滚到指定版本。</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6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通过持研发能效平台进行应用回滚</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保证应用升级后功能验证与预期不符时进行回滚保证服务可用。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70" w:name="_Toc276"/>
      <w:bookmarkStart w:id="171" w:name="_Toc29618"/>
      <w:r>
        <w:rPr>
          <w:rFonts w:hint="eastAsia" w:ascii="新宋体" w:hAnsi="新宋体" w:eastAsia="新宋体" w:cs="新宋体"/>
          <w:b/>
          <w:bCs/>
          <w:szCs w:val="36"/>
          <w:lang w:val="en-US" w:eastAsia="zh-CN"/>
        </w:rPr>
        <w:t>应用日志查看</w:t>
      </w:r>
      <w:bookmarkEnd w:id="170"/>
      <w:bookmarkEnd w:id="171"/>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r>
        <w:rPr>
          <w:rFonts w:hint="eastAsia"/>
          <w:lang w:val="en-US" w:eastAsia="zh-CN"/>
        </w:rPr>
        <w:t>查看应用日志存在两种情况。</w:t>
      </w:r>
    </w:p>
    <w:p>
      <w:pPr>
        <w:pageBreakBefore w:val="0"/>
        <w:widowControl w:val="0"/>
        <w:numPr>
          <w:ilvl w:val="0"/>
          <w:numId w:val="6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查看应用屏显日志（启动时输出日志）。</w:t>
      </w:r>
    </w:p>
    <w:p>
      <w:pPr>
        <w:pageBreakBefore w:val="0"/>
        <w:widowControl w:val="0"/>
        <w:numPr>
          <w:ilvl w:val="0"/>
          <w:numId w:val="6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查看应用业务日志（自定义输入到文件的日志）。</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69"/>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通过持研发能效平台进行应用日志查看</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进行应用测试、故障分析时查询日志。</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r>
        <w:rPr>
          <w:rFonts w:hint="eastAsia" w:ascii="新宋体" w:hAnsi="新宋体" w:eastAsia="新宋体" w:cs="新宋体"/>
          <w:b/>
          <w:bCs/>
          <w:szCs w:val="36"/>
          <w:lang w:val="en-US" w:eastAsia="zh-CN"/>
        </w:rPr>
        <w:t>应用事件查看</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7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查看应用事件。</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7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通过持研发能效平台进行应用事件查看</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了解应用运行过程所有相关事件。</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ind w:firstLine="420" w:firstLineChars="0"/>
        <w:rPr>
          <w:rFonts w:hint="default"/>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72" w:name="_Toc19424"/>
      <w:bookmarkStart w:id="173" w:name="_Toc27330"/>
      <w:r>
        <w:rPr>
          <w:rFonts w:hint="eastAsia" w:ascii="新宋体" w:hAnsi="新宋体" w:eastAsia="新宋体" w:cs="新宋体"/>
          <w:b/>
          <w:bCs/>
          <w:szCs w:val="36"/>
          <w:lang w:val="en-US" w:eastAsia="zh-CN"/>
        </w:rPr>
        <w:t>应用故障处理</w:t>
      </w:r>
      <w:bookmarkEnd w:id="172"/>
      <w:bookmarkEnd w:id="173"/>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7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当应用出现故障时可以应用日志查看、应用日志查看进行定位。</w:t>
      </w:r>
    </w:p>
    <w:p>
      <w:pPr>
        <w:pageBreakBefore w:val="0"/>
        <w:widowControl w:val="0"/>
        <w:numPr>
          <w:ilvl w:val="0"/>
          <w:numId w:val="7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应用如还在运行状态还可通过页面控制台进入pod内部执行某些命令操作。</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7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通过持研发能效平台进行故障处理</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在应用发生故障时快速处理排除问题。</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3"/>
        <w:pageBreakBefore w:val="0"/>
        <w:widowControl w:val="0"/>
        <w:kinsoku/>
        <w:wordWrap/>
        <w:overflowPunct/>
        <w:topLinePunct w:val="0"/>
        <w:bidi w:val="0"/>
        <w:snapToGrid/>
        <w:spacing w:line="240" w:lineRule="auto"/>
        <w:textAlignment w:val="auto"/>
        <w:rPr>
          <w:rFonts w:hint="eastAsia"/>
          <w:lang w:val="en-US" w:eastAsia="zh-CN"/>
        </w:rPr>
      </w:pPr>
      <w:bookmarkStart w:id="174" w:name="_Toc531"/>
      <w:r>
        <w:rPr>
          <w:rFonts w:hint="eastAsia" w:ascii="新宋体" w:hAnsi="新宋体" w:eastAsia="新宋体" w:cs="新宋体"/>
          <w:b/>
          <w:bCs/>
          <w:szCs w:val="36"/>
          <w:lang w:val="en-US" w:eastAsia="zh-CN"/>
        </w:rPr>
        <w:t>服务管理场景</w:t>
      </w:r>
      <w:bookmarkEnd w:id="174"/>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75" w:name="_Toc26537"/>
      <w:bookmarkStart w:id="176" w:name="_Toc17809"/>
      <w:r>
        <w:rPr>
          <w:rFonts w:hint="eastAsia" w:ascii="新宋体" w:hAnsi="新宋体" w:eastAsia="新宋体" w:cs="新宋体"/>
          <w:b/>
          <w:bCs/>
          <w:szCs w:val="36"/>
          <w:lang w:val="en-US" w:eastAsia="zh-CN"/>
        </w:rPr>
        <w:t>设置服务暴露</w:t>
      </w:r>
      <w:bookmarkEnd w:id="175"/>
      <w:bookmarkEnd w:id="176"/>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7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配置应用对外暴露服务的链接，包含Service与Ingresss两种。</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75"/>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服务暴露</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9"/>
        <w:gridCol w:w="4077"/>
        <w:gridCol w:w="2916"/>
      </w:tblGrid>
      <w:tr>
        <w:tc>
          <w:tcPr>
            <w:tcW w:w="1749"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49"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通过持研发能效平台设置应用服务暴露</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暴露应用服务链接供给用户进行访问</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77" w:name="_Toc22126"/>
      <w:bookmarkStart w:id="178" w:name="_Toc2851"/>
      <w:r>
        <w:rPr>
          <w:rFonts w:hint="eastAsia" w:ascii="新宋体" w:hAnsi="新宋体" w:eastAsia="新宋体" w:cs="新宋体"/>
          <w:b/>
          <w:bCs/>
          <w:szCs w:val="36"/>
          <w:lang w:val="en-US" w:eastAsia="zh-CN"/>
        </w:rPr>
        <w:t>设置服务发布</w:t>
      </w:r>
      <w:bookmarkEnd w:id="177"/>
      <w:bookmarkEnd w:id="178"/>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bookmarkStart w:id="179" w:name="OLE_LINK6"/>
      <w:r>
        <w:rPr>
          <w:rFonts w:hint="eastAsia"/>
          <w:lang w:val="en-US" w:eastAsia="zh-CN"/>
        </w:rPr>
        <w:t>开发人员、测试人员、运维人员</w:t>
      </w:r>
      <w:r>
        <w:rPr>
          <w:rFonts w:hint="default"/>
          <w:lang w:eastAsia="zh-CN"/>
        </w:rPr>
        <w:t xml:space="preserve"> </w:t>
      </w:r>
    </w:p>
    <w:bookmarkEnd w:id="179"/>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7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设置服务发布规则。</w:t>
      </w:r>
    </w:p>
    <w:p>
      <w:pPr>
        <w:pageBreakBefore w:val="0"/>
        <w:widowControl w:val="0"/>
        <w:numPr>
          <w:ilvl w:val="0"/>
          <w:numId w:val="76"/>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运行服务发布进行灰度发布。</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7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服务发布</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通过持研发能效平台进行灰度发布</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在应用版本更新时</w:t>
            </w:r>
            <w:r>
              <w:rPr>
                <w:rFonts w:ascii="Helvetica" w:hAnsi="Helvetica" w:eastAsia="Helvetica" w:cs="Helvetica"/>
                <w:i w:val="0"/>
                <w:caps w:val="0"/>
                <w:color w:val="000000"/>
                <w:spacing w:val="0"/>
                <w:sz w:val="21"/>
                <w:szCs w:val="21"/>
                <w:shd w:val="clear" w:color="auto" w:fill="FFFFFF"/>
              </w:rPr>
              <w:t>逐渐放量给</w:t>
            </w:r>
            <w:r>
              <w:rPr>
                <w:rFonts w:hint="eastAsia" w:ascii="Helvetica" w:hAnsi="Helvetica" w:cs="Helvetica"/>
                <w:i w:val="0"/>
                <w:caps w:val="0"/>
                <w:color w:val="000000"/>
                <w:spacing w:val="0"/>
                <w:sz w:val="21"/>
                <w:szCs w:val="21"/>
                <w:shd w:val="clear" w:color="auto" w:fill="FFFFFF"/>
                <w:lang w:val="en-US" w:eastAsia="zh-CN"/>
              </w:rPr>
              <w:t>新版本</w:t>
            </w:r>
            <w:r>
              <w:rPr>
                <w:rFonts w:ascii="Helvetica" w:hAnsi="Helvetica" w:eastAsia="Helvetica" w:cs="Helvetica"/>
                <w:i w:val="0"/>
                <w:caps w:val="0"/>
                <w:color w:val="000000"/>
                <w:spacing w:val="0"/>
                <w:sz w:val="21"/>
                <w:szCs w:val="21"/>
                <w:shd w:val="clear" w:color="auto" w:fill="FFFFFF"/>
              </w:rPr>
              <w:t>用户</w:t>
            </w:r>
            <w:r>
              <w:rPr>
                <w:rFonts w:hint="eastAsia" w:ascii="Helvetica" w:hAnsi="Helvetica" w:cs="Helvetica"/>
                <w:i w:val="0"/>
                <w:caps w:val="0"/>
                <w:color w:val="000000"/>
                <w:spacing w:val="0"/>
                <w:sz w:val="21"/>
                <w:szCs w:val="21"/>
                <w:shd w:val="clear" w:color="auto" w:fill="FFFFFF"/>
                <w:lang w:val="en-US" w:eastAsia="zh-CN"/>
              </w:rPr>
              <w:t>访问，部分用户测试无问题后</w:t>
            </w:r>
            <w:r>
              <w:rPr>
                <w:rFonts w:ascii="Helvetica" w:hAnsi="Helvetica" w:eastAsia="Helvetica" w:cs="Helvetica"/>
                <w:i w:val="0"/>
                <w:caps w:val="0"/>
                <w:color w:val="000000"/>
                <w:spacing w:val="0"/>
                <w:sz w:val="21"/>
                <w:szCs w:val="21"/>
                <w:shd w:val="clear" w:color="auto" w:fill="FFFFFF"/>
              </w:rPr>
              <w:t>再渐渐的把</w:t>
            </w:r>
            <w:r>
              <w:rPr>
                <w:rFonts w:hint="eastAsia" w:ascii="Helvetica" w:hAnsi="Helvetica" w:cs="Helvetica"/>
                <w:i w:val="0"/>
                <w:caps w:val="0"/>
                <w:color w:val="000000"/>
                <w:spacing w:val="0"/>
                <w:sz w:val="21"/>
                <w:szCs w:val="21"/>
                <w:shd w:val="clear" w:color="auto" w:fill="FFFFFF"/>
                <w:lang w:val="en-US" w:eastAsia="zh-CN"/>
              </w:rPr>
              <w:t>用户</w:t>
            </w:r>
            <w:r>
              <w:rPr>
                <w:rFonts w:ascii="Helvetica" w:hAnsi="Helvetica" w:eastAsia="Helvetica" w:cs="Helvetica"/>
                <w:i w:val="0"/>
                <w:caps w:val="0"/>
                <w:color w:val="000000"/>
                <w:spacing w:val="0"/>
                <w:sz w:val="21"/>
                <w:szCs w:val="21"/>
                <w:shd w:val="clear" w:color="auto" w:fill="FFFFFF"/>
              </w:rPr>
              <w:t>群体扩大</w:t>
            </w:r>
            <w:r>
              <w:rPr>
                <w:rFonts w:hint="eastAsia" w:ascii="楷体_GB2312" w:hAnsi="宋体"/>
                <w:szCs w:val="24"/>
                <w:lang w:val="en-US" w:eastAsia="zh-CN"/>
              </w:rPr>
              <w:t>。</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80" w:name="_Toc17784"/>
      <w:bookmarkStart w:id="181" w:name="_Toc20692"/>
      <w:r>
        <w:rPr>
          <w:rFonts w:hint="eastAsia" w:ascii="新宋体" w:hAnsi="新宋体" w:eastAsia="新宋体" w:cs="新宋体"/>
          <w:b/>
          <w:bCs/>
          <w:szCs w:val="36"/>
          <w:lang w:val="en-US" w:eastAsia="zh-CN"/>
        </w:rPr>
        <w:t>导入外部服务</w:t>
      </w:r>
      <w:bookmarkEnd w:id="180"/>
      <w:bookmarkEnd w:id="181"/>
    </w:p>
    <w:p>
      <w:pPr>
        <w:pageBreakBefore w:val="0"/>
        <w:widowControl w:val="0"/>
        <w:numPr>
          <w:ilvl w:val="0"/>
          <w:numId w:val="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 xml:space="preserve">与章节 </w:t>
      </w:r>
      <w:r>
        <w:rPr>
          <w:rFonts w:hint="eastAsia"/>
          <w:color w:val="auto"/>
          <w:u w:val="none"/>
          <w:lang w:val="en-US" w:eastAsia="zh-CN"/>
        </w:rPr>
        <w:fldChar w:fldCharType="begin"/>
      </w:r>
      <w:r>
        <w:rPr>
          <w:rFonts w:hint="eastAsia"/>
          <w:color w:val="auto"/>
          <w:u w:val="none"/>
          <w:lang w:val="en-US" w:eastAsia="zh-CN"/>
        </w:rPr>
        <w:instrText xml:space="preserve"> HYPERLINK \l "_外部服务导入" </w:instrText>
      </w:r>
      <w:r>
        <w:rPr>
          <w:rFonts w:hint="eastAsia"/>
          <w:color w:val="auto"/>
          <w:u w:val="none"/>
          <w:lang w:val="en-US" w:eastAsia="zh-CN"/>
        </w:rPr>
        <w:fldChar w:fldCharType="separate"/>
      </w:r>
      <w:r>
        <w:rPr>
          <w:rStyle w:val="15"/>
          <w:rFonts w:hint="eastAsia"/>
          <w:lang w:val="en-US" w:eastAsia="zh-CN"/>
        </w:rPr>
        <w:t>4.2导入外部服务</w:t>
      </w:r>
      <w:r>
        <w:rPr>
          <w:rFonts w:hint="eastAsia"/>
          <w:color w:val="auto"/>
          <w:u w:val="none"/>
          <w:lang w:val="en-US" w:eastAsia="zh-CN"/>
        </w:rPr>
        <w:fldChar w:fldCharType="end"/>
      </w:r>
      <w:r>
        <w:rPr>
          <w:rFonts w:hint="eastAsia"/>
          <w:lang w:val="en-US" w:eastAsia="zh-CN"/>
        </w:rPr>
        <w:t xml:space="preserve"> 内容相同。</w:t>
      </w:r>
    </w:p>
    <w:p>
      <w:pPr>
        <w:ind w:firstLine="420" w:firstLineChars="0"/>
        <w:rPr>
          <w:rFonts w:hint="default"/>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82" w:name="_Toc300"/>
      <w:bookmarkStart w:id="183" w:name="_Toc13138"/>
      <w:r>
        <w:rPr>
          <w:rFonts w:hint="eastAsia" w:ascii="新宋体" w:hAnsi="新宋体" w:eastAsia="新宋体" w:cs="新宋体"/>
          <w:b/>
          <w:bCs/>
          <w:szCs w:val="36"/>
          <w:lang w:val="en-US" w:eastAsia="zh-CN"/>
        </w:rPr>
        <w:t>设置服务伸缩</w:t>
      </w:r>
      <w:bookmarkEnd w:id="182"/>
      <w:bookmarkEnd w:id="183"/>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r>
        <w:rPr>
          <w:rFonts w:hint="default"/>
          <w:lang w:eastAsia="zh-CN"/>
        </w:rPr>
        <w:t xml:space="preserve"> </w:t>
      </w:r>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rPr>
          <w:rFonts w:hint="default"/>
          <w:lang w:val="en-US" w:eastAsia="zh-CN"/>
        </w:rPr>
      </w:pPr>
      <w:r>
        <w:rPr>
          <w:rFonts w:hint="eastAsia"/>
          <w:lang w:val="en-US" w:eastAsia="zh-CN"/>
        </w:rPr>
        <w:t>设置服务伸缩有两种指标可选。</w:t>
      </w:r>
    </w:p>
    <w:p>
      <w:pPr>
        <w:pageBreakBefore w:val="0"/>
        <w:widowControl w:val="0"/>
        <w:numPr>
          <w:ilvl w:val="0"/>
          <w:numId w:val="7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设置K8S资源指标（CPU、内存、磁盘IO）为服务伸缩指标。</w:t>
      </w:r>
    </w:p>
    <w:p>
      <w:pPr>
        <w:pageBreakBefore w:val="0"/>
        <w:widowControl w:val="0"/>
        <w:numPr>
          <w:ilvl w:val="0"/>
          <w:numId w:val="7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设置应用业务控数为服务伸缩指标。</w:t>
      </w:r>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79"/>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服务伸缩</w:t>
      </w:r>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通过持研发能效平台设置服务伸缩指标</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在应用访问出现高峰期时候进行服务自动伸缩。</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3"/>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84" w:name="_Toc14438"/>
      <w:r>
        <w:rPr>
          <w:rFonts w:hint="eastAsia" w:ascii="新宋体" w:hAnsi="新宋体" w:eastAsia="新宋体" w:cs="新宋体"/>
          <w:b/>
          <w:bCs/>
          <w:szCs w:val="36"/>
          <w:lang w:val="en-US" w:eastAsia="zh-CN"/>
        </w:rPr>
        <w:t>镜像仓库管理场景</w:t>
      </w:r>
      <w:bookmarkEnd w:id="184"/>
    </w:p>
    <w:p>
      <w:pPr>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85" w:name="_Toc10893"/>
      <w:bookmarkStart w:id="186" w:name="_Toc25944"/>
      <w:r>
        <w:rPr>
          <w:rFonts w:hint="eastAsia" w:ascii="新宋体" w:hAnsi="新宋体" w:eastAsia="新宋体" w:cs="新宋体"/>
          <w:b/>
          <w:bCs/>
          <w:szCs w:val="36"/>
          <w:lang w:val="en-US" w:eastAsia="zh-CN"/>
        </w:rPr>
        <w:t>上传镜像</w:t>
      </w:r>
      <w:bookmarkEnd w:id="185"/>
      <w:bookmarkEnd w:id="186"/>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开发人员、测试人员、镜像管理员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8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上传镜像至镜像仓库。</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81"/>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镜像上传</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lang w:val="en-US" w:eastAsia="zh-CN"/>
              </w:rPr>
              <w:t>开发人员、测试人员、镜像管理员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通过持研发能效平台进行上传镜像到镜像仓库</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以便给应用部署时进行镜像调用。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5"/>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87" w:name="_Toc29731"/>
      <w:bookmarkStart w:id="188" w:name="_Toc9777"/>
      <w:r>
        <w:rPr>
          <w:rFonts w:hint="eastAsia" w:ascii="新宋体" w:hAnsi="新宋体" w:eastAsia="新宋体" w:cs="新宋体"/>
          <w:b/>
          <w:bCs/>
          <w:szCs w:val="36"/>
          <w:lang w:val="en-US" w:eastAsia="zh-CN"/>
        </w:rPr>
        <w:t>镜像制作</w:t>
      </w:r>
      <w:bookmarkEnd w:id="187"/>
      <w:bookmarkEnd w:id="188"/>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w:t>
      </w:r>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8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编写镜像Yaml文件。</w:t>
      </w:r>
    </w:p>
    <w:p>
      <w:pPr>
        <w:pageBreakBefore w:val="0"/>
        <w:widowControl w:val="0"/>
        <w:numPr>
          <w:ilvl w:val="0"/>
          <w:numId w:val="8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Build基础组件镜像。</w:t>
      </w:r>
    </w:p>
    <w:p>
      <w:pPr>
        <w:pageBreakBefore w:val="0"/>
        <w:widowControl w:val="0"/>
        <w:numPr>
          <w:ilvl w:val="0"/>
          <w:numId w:val="8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上传至制品库ActFactory。</w:t>
      </w:r>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镜像制作</w:t>
      </w:r>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开发人员\测试人员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通过持研发能效平台进行镜像编排</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进行基础镜像\组件镜像制作供给CI、应用部署、应用编排使用</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6"/>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drawing>
          <wp:inline distT="0" distB="0" distL="114300" distR="114300">
            <wp:extent cx="4319905" cy="3171825"/>
            <wp:effectExtent l="0" t="0" r="0" b="0"/>
            <wp:docPr id="19" name="图片 64" descr="镜像制作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4" descr="镜像制作UseCase"/>
                    <pic:cNvPicPr>
                      <a:picLocks noChangeAspect="1"/>
                    </pic:cNvPicPr>
                  </pic:nvPicPr>
                  <pic:blipFill>
                    <a:blip r:embed="rId22"/>
                    <a:stretch>
                      <a:fillRect/>
                    </a:stretch>
                  </pic:blipFill>
                  <pic:spPr>
                    <a:xfrm>
                      <a:off x="0" y="0"/>
                      <a:ext cx="4319905" cy="3171825"/>
                    </a:xfrm>
                    <a:prstGeom prst="rect">
                      <a:avLst/>
                    </a:prstGeom>
                    <a:noFill/>
                    <a:ln>
                      <a:noFill/>
                    </a:ln>
                  </pic:spPr>
                </pic:pic>
              </a:graphicData>
            </a:graphic>
          </wp:inline>
        </w:drawing>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89" w:name="_Toc29848"/>
      <w:bookmarkStart w:id="190" w:name="_Toc29862"/>
      <w:r>
        <w:rPr>
          <w:rFonts w:hint="eastAsia" w:ascii="新宋体" w:hAnsi="新宋体" w:eastAsia="新宋体" w:cs="新宋体"/>
          <w:b/>
          <w:bCs/>
          <w:szCs w:val="36"/>
          <w:lang w:val="en-US" w:eastAsia="zh-CN"/>
        </w:rPr>
        <w:t>设置镜像库规则</w:t>
      </w:r>
      <w:bookmarkEnd w:id="189"/>
      <w:bookmarkEnd w:id="190"/>
    </w:p>
    <w:p>
      <w:pPr>
        <w:rPr>
          <w:rFonts w:hint="eastAsia"/>
          <w:lang w:val="en-US" w:eastAsia="zh-CN"/>
        </w:rPr>
      </w:pPr>
      <w:r>
        <w:rPr>
          <w:rFonts w:hint="eastAsia"/>
          <w:b/>
          <w:bCs/>
          <w:color w:val="0000FF"/>
          <w:highlight w:val="yellow"/>
          <w:lang w:val="en-US" w:eastAsia="zh-CN"/>
        </w:rPr>
        <w:t>讨论：此场景功能实现由ArcFactory实现？</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镜像管理员</w:t>
      </w:r>
      <w:r>
        <w:rPr>
          <w:rFonts w:hint="default"/>
          <w:lang w:eastAsia="zh-CN"/>
        </w:rPr>
        <w:t xml:space="preserve"> （线上也存在此场景)</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8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设置仓库镜像老化规则。</w:t>
      </w:r>
    </w:p>
    <w:p>
      <w:pPr>
        <w:pageBreakBefore w:val="0"/>
        <w:widowControl w:val="0"/>
        <w:numPr>
          <w:ilvl w:val="0"/>
          <w:numId w:val="8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设置镜像仓库备份规则。</w:t>
      </w:r>
    </w:p>
    <w:p>
      <w:pPr>
        <w:pageBreakBefore w:val="0"/>
        <w:widowControl w:val="0"/>
        <w:numPr>
          <w:ilvl w:val="0"/>
          <w:numId w:val="8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设置镜像扫描规则。</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84"/>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镜像上传</w:t>
      </w:r>
    </w:p>
    <w:p>
      <w:pPr>
        <w:pageBreakBefore w:val="0"/>
        <w:widowControl w:val="0"/>
        <w:numPr>
          <w:ilvl w:val="0"/>
          <w:numId w:val="8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镜像扫描</w:t>
      </w:r>
    </w:p>
    <w:p>
      <w:pPr>
        <w:pageBreakBefore w:val="0"/>
        <w:widowControl w:val="0"/>
        <w:numPr>
          <w:ilvl w:val="0"/>
          <w:numId w:val="8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镜像清理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通过持研发能效平台配置镜像清理（老化）、镜像扫描规则设置。</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管理镜像库中的镜像</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91" w:name="_Toc21882"/>
      <w:bookmarkStart w:id="192" w:name="_Toc4091"/>
      <w:r>
        <w:rPr>
          <w:rFonts w:hint="eastAsia" w:ascii="新宋体" w:hAnsi="新宋体" w:eastAsia="新宋体" w:cs="新宋体"/>
          <w:b/>
          <w:bCs/>
          <w:szCs w:val="36"/>
          <w:lang w:val="en-US" w:eastAsia="zh-CN"/>
        </w:rPr>
        <w:t>镜像库备份与恢复</w:t>
      </w:r>
      <w:bookmarkEnd w:id="191"/>
      <w:bookmarkEnd w:id="192"/>
    </w:p>
    <w:p>
      <w:pPr>
        <w:rPr>
          <w:rFonts w:hint="eastAsia"/>
          <w:lang w:val="en-US" w:eastAsia="zh-CN"/>
        </w:rPr>
      </w:pPr>
      <w:r>
        <w:rPr>
          <w:rFonts w:hint="eastAsia"/>
          <w:b/>
          <w:bCs/>
          <w:color w:val="0000FF"/>
          <w:highlight w:val="yellow"/>
          <w:lang w:val="en-US" w:eastAsia="zh-CN"/>
        </w:rPr>
        <w:t>讨论：此场景功能实现由ArcFactory实现？</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镜像管理员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8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设置备份规则手动或自动备份镜像仓库里中的数据。</w:t>
      </w:r>
    </w:p>
    <w:p>
      <w:pPr>
        <w:pageBreakBefore w:val="0"/>
        <w:widowControl w:val="0"/>
        <w:numPr>
          <w:ilvl w:val="0"/>
          <w:numId w:val="8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出现故障时进行镜像仓库睡觉恢复。</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86"/>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镜像管理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通过持研发能效平台进行镜像备份恢复管理</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保证镜像仓库发生不可逆故障时可以还原所有数据。</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3"/>
        <w:pageBreakBefore w:val="0"/>
        <w:widowControl w:val="0"/>
        <w:kinsoku/>
        <w:wordWrap/>
        <w:overflowPunct/>
        <w:topLinePunct w:val="0"/>
        <w:bidi w:val="0"/>
        <w:snapToGrid/>
        <w:spacing w:line="240" w:lineRule="auto"/>
        <w:textAlignment w:val="auto"/>
        <w:rPr>
          <w:rFonts w:hint="eastAsia"/>
          <w:lang w:val="en-US" w:eastAsia="zh-CN"/>
        </w:rPr>
      </w:pPr>
      <w:bookmarkStart w:id="193" w:name="_Toc8737"/>
      <w:r>
        <w:rPr>
          <w:rFonts w:hint="eastAsia" w:ascii="新宋体" w:hAnsi="新宋体" w:eastAsia="新宋体" w:cs="新宋体"/>
          <w:b/>
          <w:bCs/>
          <w:szCs w:val="36"/>
          <w:lang w:val="en-US" w:eastAsia="zh-CN"/>
        </w:rPr>
        <w:t>日常运维场景</w:t>
      </w:r>
      <w:bookmarkEnd w:id="193"/>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94" w:name="_Toc4544"/>
      <w:bookmarkStart w:id="195" w:name="_Toc2383"/>
      <w:r>
        <w:rPr>
          <w:rFonts w:hint="eastAsia" w:ascii="新宋体" w:hAnsi="新宋体" w:eastAsia="新宋体" w:cs="新宋体"/>
          <w:b/>
          <w:bCs/>
          <w:szCs w:val="36"/>
          <w:lang w:val="en-US" w:eastAsia="zh-CN"/>
        </w:rPr>
        <w:t>平台监控查看</w:t>
      </w:r>
      <w:bookmarkEnd w:id="194"/>
      <w:bookmarkEnd w:id="195"/>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r>
        <w:rPr>
          <w:rFonts w:hint="default"/>
          <w:lang w:eastAsia="zh-CN"/>
        </w:rPr>
        <w:t xml:space="preserve"> </w:t>
      </w:r>
    </w:p>
    <w:p>
      <w:pPr>
        <w:pStyle w:val="5"/>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主场景描述</w:t>
      </w:r>
      <w:bookmarkStart w:id="196" w:name="OLE_LINK7"/>
    </w:p>
    <w:p>
      <w:pPr>
        <w:pageBreakBefore w:val="0"/>
        <w:widowControl w:val="0"/>
        <w:numPr>
          <w:ilvl w:val="0"/>
          <w:numId w:val="8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查看平台相关监控信息</w:t>
      </w:r>
      <w:bookmarkEnd w:id="196"/>
      <w:r>
        <w:rPr>
          <w:rFonts w:hint="eastAsia"/>
          <w:lang w:val="en-US" w:eastAsia="zh-CN"/>
        </w:rPr>
        <w:t>。</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88"/>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平台监控</w:t>
      </w:r>
    </w:p>
    <w:p>
      <w:pPr>
        <w:pageBreakBefore w:val="0"/>
        <w:widowControl w:val="0"/>
        <w:numPr>
          <w:ilvl w:val="0"/>
          <w:numId w:val="88"/>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监控大屏</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通过持研发能效平台查看平台监控信息</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了解容器云平台所有节点、组件相关的实时、历史监控数据。</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197" w:name="_Toc14725"/>
      <w:bookmarkStart w:id="198" w:name="_Toc6054"/>
      <w:bookmarkStart w:id="199" w:name="_Toc5519"/>
      <w:bookmarkStart w:id="200" w:name="_Toc13982"/>
      <w:r>
        <w:rPr>
          <w:rFonts w:hint="eastAsia" w:ascii="新宋体" w:hAnsi="新宋体" w:eastAsia="新宋体" w:cs="新宋体"/>
          <w:b/>
          <w:bCs/>
          <w:szCs w:val="36"/>
          <w:lang w:val="en-US" w:eastAsia="zh-CN"/>
        </w:rPr>
        <w:t>集群监控查看</w:t>
      </w:r>
      <w:bookmarkEnd w:id="197"/>
      <w:bookmarkEnd w:id="198"/>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系统管理员、基础设施管理员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89"/>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通过容器云管理平台监控页面查看集群监控数据。</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8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集群监控</w:t>
      </w:r>
    </w:p>
    <w:p>
      <w:pPr>
        <w:pageBreakBefore w:val="0"/>
        <w:widowControl w:val="0"/>
        <w:numPr>
          <w:ilvl w:val="0"/>
          <w:numId w:val="8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监控大屏</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通过持研发能效平台进行镜像管理</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进行公共镜像上传、清理规则设置。并设置镜像扫描规则。</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r>
        <w:rPr>
          <w:rFonts w:hint="eastAsia" w:ascii="新宋体" w:hAnsi="新宋体" w:eastAsia="新宋体" w:cs="新宋体"/>
          <w:b/>
          <w:bCs/>
          <w:szCs w:val="36"/>
          <w:lang w:val="en-US" w:eastAsia="zh-CN"/>
        </w:rPr>
        <w:t>应用监控查看</w:t>
      </w:r>
      <w:bookmarkEnd w:id="199"/>
      <w:bookmarkEnd w:id="200"/>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系统管理员、项目群经理</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90"/>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查看应用平台相关监控信息。</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9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应用管理</w:t>
      </w:r>
    </w:p>
    <w:p>
      <w:pPr>
        <w:pageBreakBefore w:val="0"/>
        <w:widowControl w:val="0"/>
        <w:numPr>
          <w:ilvl w:val="0"/>
          <w:numId w:val="91"/>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监控</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blPrEx>
          <w:tblLayout w:type="fixed"/>
          <w:tblCellMar>
            <w:top w:w="0" w:type="dxa"/>
            <w:left w:w="108" w:type="dxa"/>
            <w:bottom w:w="0" w:type="dxa"/>
            <w:right w:w="108" w:type="dxa"/>
          </w:tblCellMar>
        </w:tblPrEx>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通过持研发能效平台查看应用监控信息</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了解容器云平台中应用的运行情况、资源使用等监控数据。</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201" w:name="_Toc7983"/>
      <w:bookmarkStart w:id="202" w:name="_Toc12183"/>
      <w:bookmarkStart w:id="203" w:name="_Toc13954"/>
      <w:bookmarkStart w:id="204" w:name="_Toc30933"/>
      <w:r>
        <w:rPr>
          <w:rFonts w:hint="eastAsia" w:ascii="新宋体" w:hAnsi="新宋体" w:eastAsia="新宋体" w:cs="新宋体"/>
          <w:b/>
          <w:bCs/>
          <w:szCs w:val="36"/>
          <w:lang w:val="en-US" w:eastAsia="zh-CN"/>
        </w:rPr>
        <w:t>日志集中查询</w:t>
      </w:r>
      <w:bookmarkEnd w:id="201"/>
      <w:bookmarkEnd w:id="202"/>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89"/>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查询平台所有日志，包括平台日志、集群日志、应用日志。</w:t>
      </w:r>
    </w:p>
    <w:p>
      <w:pPr>
        <w:pageBreakBefore w:val="0"/>
        <w:widowControl w:val="0"/>
        <w:numPr>
          <w:ilvl w:val="0"/>
          <w:numId w:val="89"/>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通过关键字、分类等方式查询详细日志。</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8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日志查询</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镜像管理员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通过持研发能效平台进行镜像管理</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进行公共镜像上传、清理规则设置。并设置镜像扫描规则。</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default" w:ascii="新宋体" w:hAnsi="新宋体" w:eastAsia="新宋体" w:cs="新宋体"/>
          <w:b/>
          <w:bCs/>
          <w:szCs w:val="36"/>
          <w:lang w:val="en-US" w:eastAsia="zh-CN"/>
        </w:rPr>
      </w:pPr>
      <w:r>
        <w:rPr>
          <w:rFonts w:hint="eastAsia" w:ascii="新宋体" w:hAnsi="新宋体" w:eastAsia="新宋体" w:cs="新宋体"/>
          <w:b/>
          <w:bCs/>
          <w:szCs w:val="36"/>
          <w:lang w:val="en-US" w:eastAsia="zh-CN"/>
        </w:rPr>
        <w:t>审计日志管理</w:t>
      </w:r>
      <w:bookmarkEnd w:id="203"/>
      <w:bookmarkEnd w:id="204"/>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bookmarkStart w:id="205" w:name="OLE_LINK5"/>
      <w:r>
        <w:rPr>
          <w:rFonts w:hint="eastAsia"/>
          <w:lang w:val="en-US" w:eastAsia="zh-CN"/>
        </w:rPr>
        <w:t>系统管理员、项目群（租户）管理员、项目管理员</w:t>
      </w:r>
    </w:p>
    <w:bookmarkEnd w:id="205"/>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92"/>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管理员查询下级人员的所有操作行为日志。</w:t>
      </w:r>
    </w:p>
    <w:p>
      <w:pPr>
        <w:pageBreakBefore w:val="0"/>
        <w:widowControl w:val="0"/>
        <w:numPr>
          <w:ilvl w:val="0"/>
          <w:numId w:val="92"/>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查询时可以通过条件筛选。</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8"/>
        <w:gridCol w:w="3598"/>
        <w:gridCol w:w="2916"/>
      </w:tblGrid>
      <w:tr>
        <w:tc>
          <w:tcPr>
            <w:tcW w:w="2228"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3598"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2228" w:type="dxa"/>
            <w:vAlign w:val="top"/>
          </w:tcPr>
          <w:p>
            <w:pPr>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系统管理员、项目群（租户）管理员、项目管理员</w:t>
            </w:r>
          </w:p>
          <w:p>
            <w:pPr>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楷体_GB2312" w:hAnsi="Times New Roman" w:eastAsia="宋体" w:cs="宋体"/>
                <w:color w:val="000000"/>
                <w:kern w:val="0"/>
                <w:szCs w:val="24"/>
                <w:lang w:val="en-US" w:eastAsia="zh-CN"/>
              </w:rPr>
            </w:pPr>
          </w:p>
        </w:tc>
        <w:tc>
          <w:tcPr>
            <w:tcW w:w="3598"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通过容器云管理平台进行审计日志查询</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查看当前操作者管理的用户操作行为日志记录</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206" w:name="_Toc25435"/>
      <w:bookmarkStart w:id="207" w:name="_Toc8391"/>
      <w:r>
        <w:rPr>
          <w:rFonts w:hint="eastAsia" w:ascii="新宋体" w:hAnsi="新宋体" w:eastAsia="新宋体" w:cs="新宋体"/>
          <w:b/>
          <w:bCs/>
          <w:szCs w:val="36"/>
          <w:lang w:val="en-US" w:eastAsia="zh-CN"/>
        </w:rPr>
        <w:t>告警设置</w:t>
      </w:r>
      <w:bookmarkEnd w:id="206"/>
      <w:bookmarkEnd w:id="207"/>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开发人员、测试人员、运维人员、网络管理员、基础设施管理员。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pageBreakBefore w:val="0"/>
        <w:widowControl w:val="0"/>
        <w:numPr>
          <w:ilvl w:val="0"/>
          <w:numId w:val="9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用户可以设置单独资源告警指标。</w:t>
      </w:r>
    </w:p>
    <w:p>
      <w:pPr>
        <w:pageBreakBefore w:val="0"/>
        <w:widowControl w:val="0"/>
        <w:numPr>
          <w:ilvl w:val="0"/>
          <w:numId w:val="93"/>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用户设置告警指标后将告警指标下发到具体有相同标签分组下发。</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94"/>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告警设置</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楷体_GB2312" w:hAnsi="Times New Roman" w:eastAsia="宋体" w:cs="宋体"/>
                <w:color w:val="000000"/>
                <w:kern w:val="0"/>
                <w:szCs w:val="24"/>
                <w:lang w:val="en-US" w:eastAsia="zh-CN"/>
              </w:rPr>
            </w:pPr>
            <w:r>
              <w:rPr>
                <w:rFonts w:hint="eastAsia"/>
                <w:lang w:val="en-US" w:eastAsia="zh-CN"/>
              </w:rPr>
              <w:t>开发人员、测试人员、运维人员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通过告警设置资源的告警指标</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在容器平台发生故障时进行告警</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drawing>
          <wp:inline distT="0" distB="0" distL="114300" distR="114300">
            <wp:extent cx="5533390" cy="3657600"/>
            <wp:effectExtent l="0" t="0" r="0" b="0"/>
            <wp:docPr id="20" name="图片 65" descr="告警设置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5" descr="告警设置UseCase"/>
                    <pic:cNvPicPr>
                      <a:picLocks noChangeAspect="1"/>
                    </pic:cNvPicPr>
                  </pic:nvPicPr>
                  <pic:blipFill>
                    <a:blip r:embed="rId23"/>
                    <a:stretch>
                      <a:fillRect/>
                    </a:stretch>
                  </pic:blipFill>
                  <pic:spPr>
                    <a:xfrm>
                      <a:off x="0" y="0"/>
                      <a:ext cx="5533390" cy="3657600"/>
                    </a:xfrm>
                    <a:prstGeom prst="rect">
                      <a:avLst/>
                    </a:prstGeom>
                    <a:noFill/>
                    <a:ln>
                      <a:noFill/>
                    </a:ln>
                  </pic:spPr>
                </pic:pic>
              </a:graphicData>
            </a:graphic>
          </wp:inline>
        </w:drawing>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208" w:name="_Toc30123"/>
      <w:bookmarkStart w:id="209" w:name="_Toc9398"/>
      <w:r>
        <w:rPr>
          <w:rFonts w:hint="eastAsia" w:ascii="新宋体" w:hAnsi="新宋体" w:eastAsia="新宋体" w:cs="新宋体"/>
          <w:b/>
          <w:bCs/>
          <w:szCs w:val="36"/>
          <w:lang w:val="en-US" w:eastAsia="zh-CN"/>
        </w:rPr>
        <w:t>告警处理</w:t>
      </w:r>
      <w:bookmarkEnd w:id="208"/>
      <w:bookmarkEnd w:id="209"/>
      <w:r>
        <w:rPr>
          <w:rFonts w:hint="eastAsia" w:ascii="新宋体" w:hAnsi="新宋体" w:eastAsia="新宋体" w:cs="新宋体"/>
          <w:b/>
          <w:bCs/>
          <w:szCs w:val="36"/>
          <w:lang w:val="en-US" w:eastAsia="zh-CN"/>
        </w:rPr>
        <w:t>场景</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运维人员</w:t>
      </w:r>
    </w:p>
    <w:p>
      <w:pPr>
        <w:pStyle w:val="5"/>
        <w:pageBreakBefore w:val="0"/>
        <w:widowControl w:val="0"/>
        <w:kinsoku/>
        <w:wordWrap/>
        <w:overflowPunct/>
        <w:topLinePunct w:val="0"/>
        <w:bidi w:val="0"/>
        <w:snapToGrid/>
        <w:spacing w:line="240" w:lineRule="auto"/>
        <w:textAlignment w:val="auto"/>
        <w:rPr>
          <w:rFonts w:hint="default"/>
          <w:lang w:val="en-US" w:eastAsia="zh-CN"/>
        </w:rPr>
      </w:pPr>
      <w:r>
        <w:rPr>
          <w:rFonts w:hint="eastAsia"/>
          <w:lang w:val="en-US" w:eastAsia="zh-CN"/>
        </w:rPr>
        <w:t>主场景描述</w:t>
      </w:r>
    </w:p>
    <w:p>
      <w:pPr>
        <w:pageBreakBefore w:val="0"/>
        <w:widowControl w:val="0"/>
        <w:numPr>
          <w:ilvl w:val="0"/>
          <w:numId w:val="9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容器平台中管理平台、集群或应用出现异常，管理平台发出告警通知到管理员。</w:t>
      </w:r>
    </w:p>
    <w:p>
      <w:pPr>
        <w:pageBreakBefore w:val="0"/>
        <w:widowControl w:val="0"/>
        <w:numPr>
          <w:ilvl w:val="0"/>
          <w:numId w:val="9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运维人员处理告警异常。</w:t>
      </w:r>
    </w:p>
    <w:p>
      <w:pPr>
        <w:pageBreakBefore w:val="0"/>
        <w:widowControl w:val="0"/>
        <w:numPr>
          <w:ilvl w:val="0"/>
          <w:numId w:val="95"/>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运维人员在容器云管理平台消除告警。</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96"/>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告警</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通过持容器云管理平台平台获取告警通知并处理异常</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保证应用在异常中恢复</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r>
        <w:rPr>
          <w:rFonts w:hint="eastAsia" w:ascii="新宋体" w:hAnsi="新宋体" w:eastAsia="新宋体" w:cs="新宋体"/>
          <w:b/>
          <w:bCs/>
          <w:szCs w:val="36"/>
          <w:lang w:val="en-US" w:eastAsia="zh-CN"/>
        </w:rPr>
        <w:t>告警处理场景</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p>
    <w:p>
      <w:pPr>
        <w:pageBreakBefore w:val="0"/>
        <w:widowControl w:val="0"/>
        <w:numPr>
          <w:ilvl w:val="0"/>
          <w:numId w:val="9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容器平台中管理平台、集群或应用出现异常，管理平台发出告警通知到管理员。</w:t>
      </w:r>
    </w:p>
    <w:p>
      <w:pPr>
        <w:pageBreakBefore w:val="0"/>
        <w:widowControl w:val="0"/>
        <w:numPr>
          <w:ilvl w:val="0"/>
          <w:numId w:val="9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运维人员处理告警异常。</w:t>
      </w:r>
    </w:p>
    <w:p>
      <w:pPr>
        <w:pageBreakBefore w:val="0"/>
        <w:widowControl w:val="0"/>
        <w:numPr>
          <w:ilvl w:val="0"/>
          <w:numId w:val="9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运维人员在容器云管理平台消除告警。</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96"/>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告警</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通过持容器云管理平台平台获取告警通知并处理异常</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保证应用在异常中恢复</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p>
    <w:p>
      <w:pPr>
        <w:ind w:firstLine="420" w:firstLineChars="0"/>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r>
        <w:rPr>
          <w:rFonts w:hint="eastAsia" w:ascii="新宋体" w:hAnsi="新宋体" w:eastAsia="新宋体" w:cs="新宋体"/>
          <w:b/>
          <w:bCs/>
          <w:szCs w:val="36"/>
          <w:lang w:val="en-US" w:eastAsia="zh-CN"/>
        </w:rPr>
        <w:t>告警处理异常场景</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运维人员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主场景描述</w:t>
      </w:r>
    </w:p>
    <w:p>
      <w:pPr>
        <w:ind w:firstLine="420" w:firstLineChars="0"/>
        <w:rPr>
          <w:rFonts w:hint="default"/>
          <w:lang w:val="en-US" w:eastAsia="zh-CN"/>
        </w:rPr>
      </w:pPr>
    </w:p>
    <w:p>
      <w:pPr>
        <w:pageBreakBefore w:val="0"/>
        <w:widowControl w:val="0"/>
        <w:numPr>
          <w:ilvl w:val="0"/>
          <w:numId w:val="9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容器平台中管理平台、集群或应用出现异常，管理平台发出告警通知到管理员。</w:t>
      </w:r>
    </w:p>
    <w:p>
      <w:pPr>
        <w:pageBreakBefore w:val="0"/>
        <w:widowControl w:val="0"/>
        <w:numPr>
          <w:ilvl w:val="0"/>
          <w:numId w:val="9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运维人员未处理告警异常。</w:t>
      </w:r>
    </w:p>
    <w:p>
      <w:pPr>
        <w:pageBreakBefore w:val="0"/>
        <w:widowControl w:val="0"/>
        <w:numPr>
          <w:ilvl w:val="0"/>
          <w:numId w:val="97"/>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容器云管理平台会持续发出告警通知到运维管理员，如一定次数认为处理将发送至运维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管理员上层职责人员。</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96"/>
        </w:numPr>
        <w:kinsoku/>
        <w:wordWrap/>
        <w:overflowPunct/>
        <w:topLinePunct w:val="0"/>
        <w:bidi w:val="0"/>
        <w:snapToGrid/>
        <w:spacing w:line="240" w:lineRule="auto"/>
        <w:ind w:firstLine="420" w:firstLineChars="0"/>
        <w:textAlignment w:val="auto"/>
        <w:rPr>
          <w:rFonts w:hint="eastAsia"/>
          <w:lang w:val="en-US" w:eastAsia="zh-CN"/>
        </w:rPr>
      </w:pPr>
      <w:r>
        <w:rPr>
          <w:rFonts w:hint="eastAsia"/>
          <w:lang w:val="en-US" w:eastAsia="zh-CN"/>
        </w:rPr>
        <w:t>告警</w:t>
      </w: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运维人员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通过持容器云管理平台平台获取告警通知后无人处理</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持续告警通知</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5"/>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default"/>
          <w:lang w:val="en-US" w:eastAsia="zh-CN"/>
        </w:rPr>
      </w:pPr>
      <w:r>
        <w:rPr>
          <w:rFonts w:hint="eastAsia"/>
          <w:lang w:val="en-US" w:eastAsia="zh-CN"/>
        </w:rPr>
        <w:t>暂无</w:t>
      </w:r>
    </w:p>
    <w:p>
      <w:pPr>
        <w:ind w:firstLine="420" w:firstLineChars="0"/>
        <w:rPr>
          <w:rFonts w:hint="default"/>
          <w:lang w:val="en-US" w:eastAsia="zh-CN"/>
        </w:rPr>
      </w:pPr>
    </w:p>
    <w:p>
      <w:pPr>
        <w:pStyle w:val="3"/>
        <w:pageBreakBefore w:val="0"/>
        <w:widowControl w:val="0"/>
        <w:kinsoku/>
        <w:wordWrap/>
        <w:overflowPunct/>
        <w:topLinePunct w:val="0"/>
        <w:bidi w:val="0"/>
        <w:snapToGrid/>
        <w:spacing w:line="240" w:lineRule="auto"/>
        <w:textAlignment w:val="auto"/>
        <w:rPr>
          <w:rFonts w:hint="eastAsia" w:ascii="新宋体" w:hAnsi="新宋体" w:eastAsia="新宋体" w:cs="新宋体"/>
          <w:b/>
          <w:bCs/>
          <w:szCs w:val="36"/>
          <w:lang w:val="en-US" w:eastAsia="zh-CN"/>
        </w:rPr>
      </w:pPr>
      <w:bookmarkStart w:id="210" w:name="_Toc18502"/>
      <w:r>
        <w:rPr>
          <w:rFonts w:hint="eastAsia" w:ascii="新宋体" w:hAnsi="新宋体" w:eastAsia="新宋体" w:cs="新宋体"/>
          <w:b/>
          <w:bCs/>
          <w:szCs w:val="36"/>
          <w:lang w:val="en-US" w:eastAsia="zh-CN"/>
        </w:rPr>
        <w:t>自定义角色</w:t>
      </w:r>
      <w:bookmarkEnd w:id="136"/>
      <w:bookmarkEnd w:id="137"/>
      <w:bookmarkEnd w:id="210"/>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面向用户</w:t>
      </w:r>
    </w:p>
    <w:p>
      <w:pPr>
        <w:pageBreakBefore w:val="0"/>
        <w:widowControl w:val="0"/>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系统管理员</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场景描述</w:t>
      </w:r>
    </w:p>
    <w:p>
      <w:pPr>
        <w:pageBreakBefore w:val="0"/>
        <w:widowControl w:val="0"/>
        <w:numPr>
          <w:ilvl w:val="0"/>
          <w:numId w:val="98"/>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新增容器云平台角色并为其进行自定义权限组。</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涉及需求点</w:t>
      </w:r>
    </w:p>
    <w:p>
      <w:pPr>
        <w:pageBreakBefore w:val="0"/>
        <w:widowControl w:val="0"/>
        <w:numPr>
          <w:ilvl w:val="0"/>
          <w:numId w:val="99"/>
        </w:numPr>
        <w:kinsoku/>
        <w:wordWrap/>
        <w:overflowPunct/>
        <w:topLinePunct w:val="0"/>
        <w:bidi w:val="0"/>
        <w:snapToGrid/>
        <w:spacing w:line="240" w:lineRule="auto"/>
        <w:ind w:firstLine="420" w:firstLineChars="0"/>
        <w:textAlignment w:val="auto"/>
        <w:rPr>
          <w:rFonts w:hint="default"/>
          <w:lang w:val="en-US" w:eastAsia="zh-CN"/>
        </w:rPr>
      </w:pPr>
      <w:r>
        <w:rPr>
          <w:rFonts w:hint="eastAsia"/>
          <w:lang w:val="en-US" w:eastAsia="zh-CN"/>
        </w:rPr>
        <w:t>自定义角色</w:t>
      </w: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场景功能说明</w:t>
      </w:r>
    </w:p>
    <w:tbl>
      <w:tblPr>
        <w:tblStyle w:val="16"/>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4077"/>
        <w:gridCol w:w="2916"/>
      </w:tblGrid>
      <w:tr>
        <w:tc>
          <w:tcPr>
            <w:tcW w:w="1750"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eastAsia" w:ascii="楷体_GB2312" w:hAnsi="宋体" w:eastAsia="宋体"/>
                <w:b/>
                <w:szCs w:val="24"/>
                <w:lang w:eastAsia="zh-CN"/>
              </w:rPr>
            </w:pPr>
            <w:r>
              <w:rPr>
                <w:rFonts w:hint="eastAsia" w:ascii="楷体_GB2312" w:hAnsi="宋体"/>
                <w:b/>
                <w:szCs w:val="24"/>
                <w:lang w:val="en-US" w:eastAsia="zh-CN"/>
              </w:rPr>
              <w:t>作为</w:t>
            </w:r>
          </w:p>
        </w:tc>
        <w:tc>
          <w:tcPr>
            <w:tcW w:w="4077"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我想要</w:t>
            </w:r>
          </w:p>
        </w:tc>
        <w:tc>
          <w:tcPr>
            <w:tcW w:w="2916" w:type="dxa"/>
            <w:shd w:val="clear" w:color="auto" w:fill="A6A6A6"/>
            <w:vAlign w:val="top"/>
          </w:tcPr>
          <w:p>
            <w:pPr>
              <w:pageBreakBefore w:val="0"/>
              <w:widowControl w:val="0"/>
              <w:kinsoku/>
              <w:wordWrap/>
              <w:overflowPunct/>
              <w:topLinePunct w:val="0"/>
              <w:bidi w:val="0"/>
              <w:snapToGrid/>
              <w:spacing w:line="240" w:lineRule="auto"/>
              <w:jc w:val="center"/>
              <w:textAlignment w:val="auto"/>
              <w:rPr>
                <w:rFonts w:hint="default" w:ascii="楷体_GB2312" w:hAnsi="宋体" w:eastAsia="宋体"/>
                <w:b/>
                <w:szCs w:val="24"/>
                <w:lang w:val="en-US" w:eastAsia="zh-CN"/>
              </w:rPr>
            </w:pPr>
            <w:r>
              <w:rPr>
                <w:rFonts w:hint="eastAsia" w:ascii="楷体_GB2312" w:hAnsi="宋体"/>
                <w:b/>
                <w:szCs w:val="24"/>
                <w:lang w:val="en-US" w:eastAsia="zh-CN"/>
              </w:rPr>
              <w:t>以便</w:t>
            </w:r>
          </w:p>
        </w:tc>
      </w:tr>
      <w:tr>
        <w:tblPrEx>
          <w:tblLayout w:type="fixed"/>
          <w:tblCellMar>
            <w:top w:w="0" w:type="dxa"/>
            <w:left w:w="108" w:type="dxa"/>
            <w:bottom w:w="0" w:type="dxa"/>
            <w:right w:w="108" w:type="dxa"/>
          </w:tblCellMar>
        </w:tblPrEx>
        <w:tc>
          <w:tcPr>
            <w:tcW w:w="1750" w:type="dxa"/>
            <w:vAlign w:val="top"/>
          </w:tcPr>
          <w:p>
            <w:pPr>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楷体_GB2312" w:hAnsi="Times New Roman" w:eastAsia="宋体" w:cs="宋体"/>
                <w:color w:val="000000"/>
                <w:kern w:val="0"/>
                <w:szCs w:val="24"/>
                <w:lang w:val="en-US" w:eastAsia="zh-CN"/>
              </w:rPr>
            </w:pPr>
            <w:r>
              <w:rPr>
                <w:rFonts w:hint="eastAsia" w:ascii="楷体_GB2312" w:hAnsi="Times New Roman" w:cs="宋体"/>
                <w:color w:val="000000"/>
                <w:kern w:val="0"/>
                <w:szCs w:val="24"/>
                <w:lang w:val="en-US" w:eastAsia="zh-CN"/>
              </w:rPr>
              <w:t>系统管理员</w:t>
            </w:r>
          </w:p>
        </w:tc>
        <w:tc>
          <w:tcPr>
            <w:tcW w:w="4077"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szCs w:val="24"/>
                <w:lang w:val="en-US" w:eastAsia="zh-CN"/>
              </w:rPr>
              <w:t>通过持研发能效平台进行自定义授权</w:t>
            </w:r>
          </w:p>
        </w:tc>
        <w:tc>
          <w:tcPr>
            <w:tcW w:w="2916" w:type="dxa"/>
            <w:vAlign w:val="top"/>
          </w:tcPr>
          <w:p>
            <w:pPr>
              <w:pageBreakBefore w:val="0"/>
              <w:widowControl w:val="0"/>
              <w:kinsoku/>
              <w:wordWrap/>
              <w:overflowPunct/>
              <w:topLinePunct w:val="0"/>
              <w:bidi w:val="0"/>
              <w:snapToGrid/>
              <w:spacing w:line="240" w:lineRule="auto"/>
              <w:jc w:val="left"/>
              <w:textAlignment w:val="auto"/>
              <w:rPr>
                <w:rFonts w:hint="default" w:ascii="楷体_GB2312" w:hAnsi="宋体" w:eastAsia="宋体"/>
                <w:szCs w:val="24"/>
                <w:lang w:val="en-US" w:eastAsia="zh-CN"/>
              </w:rPr>
            </w:pPr>
            <w:r>
              <w:rPr>
                <w:rFonts w:hint="eastAsia" w:ascii="楷体_GB2312" w:hAnsi="宋体"/>
                <w:color w:val="0000FF"/>
                <w:szCs w:val="24"/>
                <w:highlight w:val="yellow"/>
                <w:lang w:val="en-US" w:eastAsia="zh-CN"/>
              </w:rPr>
              <w:t>新增新增用户组批量权限管理。</w:t>
            </w:r>
          </w:p>
        </w:tc>
      </w:tr>
    </w:tbl>
    <w:p>
      <w:pPr>
        <w:pageBreakBefore w:val="0"/>
        <w:widowControl w:val="0"/>
        <w:kinsoku/>
        <w:wordWrap/>
        <w:overflowPunct/>
        <w:topLinePunct w:val="0"/>
        <w:bidi w:val="0"/>
        <w:snapToGrid/>
        <w:spacing w:line="240" w:lineRule="auto"/>
        <w:textAlignment w:val="auto"/>
        <w:rPr>
          <w:rFonts w:hint="eastAsia"/>
          <w:lang w:val="en-US" w:eastAsia="zh-CN"/>
        </w:rPr>
      </w:pPr>
    </w:p>
    <w:p>
      <w:pPr>
        <w:pStyle w:val="4"/>
        <w:pageBreakBefore w:val="0"/>
        <w:widowControl w:val="0"/>
        <w:kinsoku/>
        <w:wordWrap/>
        <w:overflowPunct/>
        <w:topLinePunct w:val="0"/>
        <w:bidi w:val="0"/>
        <w:snapToGrid/>
        <w:spacing w:line="240" w:lineRule="auto"/>
        <w:textAlignment w:val="auto"/>
        <w:rPr>
          <w:rFonts w:hint="eastAsia"/>
          <w:lang w:val="en-US" w:eastAsia="zh-CN"/>
        </w:rPr>
      </w:pPr>
      <w:r>
        <w:rPr>
          <w:rFonts w:hint="eastAsia"/>
          <w:lang w:val="en-US" w:eastAsia="zh-CN"/>
        </w:rPr>
        <w:t>用例图</w:t>
      </w:r>
    </w:p>
    <w:p>
      <w:pPr>
        <w:ind w:firstLine="420" w:firstLineChars="0"/>
        <w:rPr>
          <w:rFonts w:hint="eastAsia"/>
          <w:lang w:val="en-US" w:eastAsia="zh-CN"/>
        </w:rPr>
      </w:pPr>
      <w:r>
        <w:rPr>
          <w:rFonts w:hint="eastAsia"/>
          <w:lang w:val="en-US" w:eastAsia="zh-CN"/>
        </w:rPr>
        <w:t>暂无</w:t>
      </w:r>
      <w:bookmarkEnd w:id="138"/>
      <w:bookmarkEnd w:id="139"/>
    </w:p>
    <w:sectPr>
      <w:pgSz w:w="11906" w:h="16838"/>
      <w:pgMar w:top="1440" w:right="1800" w:bottom="1440" w:left="13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新宋体">
    <w:panose1 w:val="02010609030101010101"/>
    <w:charset w:val="86"/>
    <w:family w:val="auto"/>
    <w:pitch w:val="default"/>
    <w:sig w:usb0="00000000" w:usb1="00000000" w:usb2="00000006" w:usb3="00000000" w:csb0="00040001" w:csb1="00000000"/>
  </w:font>
  <w:font w:name="楷体_GB2312">
    <w:altName w:val="楷体"/>
    <w:panose1 w:val="00000000000000000000"/>
    <w:charset w:val="00"/>
    <w:family w:val="roman"/>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00000000" w:usb1="00000000" w:usb2="00000016" w:usb3="00000000" w:csb0="0004001F" w:csb1="00000000"/>
  </w:font>
  <w:font w:name="Tahoma">
    <w:panose1 w:val="020B0604030504040204"/>
    <w:charset w:val="00"/>
    <w:family w:val="auto"/>
    <w:pitch w:val="default"/>
    <w:sig w:usb0="00000000" w:usb1="00000000" w:usb2="00000029" w:usb3="00000000" w:csb0="200101FF" w:csb1="20280000"/>
  </w:font>
  <w:font w:name="楷体">
    <w:panose1 w:val="02010609060101010101"/>
    <w:charset w:val="86"/>
    <w:family w:val="auto"/>
    <w:pitch w:val="default"/>
    <w:sig w:usb0="00000000" w:usb1="0000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91A9D9"/>
    <w:multiLevelType w:val="singleLevel"/>
    <w:tmpl w:val="8291A9D9"/>
    <w:lvl w:ilvl="0" w:tentative="0">
      <w:start w:val="1"/>
      <w:numFmt w:val="decimal"/>
      <w:lvlText w:val="%1."/>
      <w:lvlJc w:val="left"/>
      <w:pPr>
        <w:tabs>
          <w:tab w:val="left" w:pos="312"/>
        </w:tabs>
      </w:pPr>
    </w:lvl>
  </w:abstractNum>
  <w:abstractNum w:abstractNumId="1">
    <w:nsid w:val="82D70B0B"/>
    <w:multiLevelType w:val="singleLevel"/>
    <w:tmpl w:val="82D70B0B"/>
    <w:lvl w:ilvl="0" w:tentative="0">
      <w:start w:val="1"/>
      <w:numFmt w:val="decimal"/>
      <w:lvlText w:val="%1."/>
      <w:lvlJc w:val="left"/>
      <w:pPr>
        <w:tabs>
          <w:tab w:val="left" w:pos="312"/>
        </w:tabs>
      </w:pPr>
    </w:lvl>
  </w:abstractNum>
  <w:abstractNum w:abstractNumId="2">
    <w:nsid w:val="834BEC16"/>
    <w:multiLevelType w:val="singleLevel"/>
    <w:tmpl w:val="834BEC16"/>
    <w:lvl w:ilvl="0" w:tentative="0">
      <w:start w:val="1"/>
      <w:numFmt w:val="decimal"/>
      <w:lvlText w:val="%1."/>
      <w:lvlJc w:val="left"/>
      <w:pPr>
        <w:tabs>
          <w:tab w:val="left" w:pos="312"/>
        </w:tabs>
      </w:pPr>
    </w:lvl>
  </w:abstractNum>
  <w:abstractNum w:abstractNumId="3">
    <w:nsid w:val="8A4AC45D"/>
    <w:multiLevelType w:val="singleLevel"/>
    <w:tmpl w:val="8A4AC45D"/>
    <w:lvl w:ilvl="0" w:tentative="0">
      <w:start w:val="1"/>
      <w:numFmt w:val="decimal"/>
      <w:lvlText w:val="%1."/>
      <w:lvlJc w:val="left"/>
      <w:pPr>
        <w:tabs>
          <w:tab w:val="left" w:pos="312"/>
        </w:tabs>
      </w:pPr>
    </w:lvl>
  </w:abstractNum>
  <w:abstractNum w:abstractNumId="4">
    <w:nsid w:val="8D2C5F1A"/>
    <w:multiLevelType w:val="singleLevel"/>
    <w:tmpl w:val="8D2C5F1A"/>
    <w:lvl w:ilvl="0" w:tentative="0">
      <w:start w:val="1"/>
      <w:numFmt w:val="decimal"/>
      <w:lvlText w:val="%1."/>
      <w:lvlJc w:val="left"/>
      <w:pPr>
        <w:tabs>
          <w:tab w:val="left" w:pos="312"/>
        </w:tabs>
      </w:pPr>
    </w:lvl>
  </w:abstractNum>
  <w:abstractNum w:abstractNumId="5">
    <w:nsid w:val="90C8C553"/>
    <w:multiLevelType w:val="singleLevel"/>
    <w:tmpl w:val="90C8C553"/>
    <w:lvl w:ilvl="0" w:tentative="0">
      <w:start w:val="1"/>
      <w:numFmt w:val="decimal"/>
      <w:lvlText w:val="%1."/>
      <w:lvlJc w:val="left"/>
      <w:pPr>
        <w:tabs>
          <w:tab w:val="left" w:pos="312"/>
        </w:tabs>
      </w:pPr>
    </w:lvl>
  </w:abstractNum>
  <w:abstractNum w:abstractNumId="6">
    <w:nsid w:val="95C6CA5A"/>
    <w:multiLevelType w:val="singleLevel"/>
    <w:tmpl w:val="95C6CA5A"/>
    <w:lvl w:ilvl="0" w:tentative="0">
      <w:start w:val="1"/>
      <w:numFmt w:val="decimal"/>
      <w:lvlText w:val="%1."/>
      <w:lvlJc w:val="left"/>
      <w:pPr>
        <w:tabs>
          <w:tab w:val="left" w:pos="312"/>
        </w:tabs>
      </w:pPr>
    </w:lvl>
  </w:abstractNum>
  <w:abstractNum w:abstractNumId="7">
    <w:nsid w:val="A2A01A49"/>
    <w:multiLevelType w:val="singleLevel"/>
    <w:tmpl w:val="A2A01A49"/>
    <w:lvl w:ilvl="0" w:tentative="0">
      <w:start w:val="1"/>
      <w:numFmt w:val="decimal"/>
      <w:lvlText w:val="%1."/>
      <w:lvlJc w:val="left"/>
      <w:pPr>
        <w:tabs>
          <w:tab w:val="left" w:pos="312"/>
        </w:tabs>
      </w:pPr>
    </w:lvl>
  </w:abstractNum>
  <w:abstractNum w:abstractNumId="8">
    <w:nsid w:val="A304DB57"/>
    <w:multiLevelType w:val="singleLevel"/>
    <w:tmpl w:val="A304DB57"/>
    <w:lvl w:ilvl="0" w:tentative="0">
      <w:start w:val="1"/>
      <w:numFmt w:val="decimal"/>
      <w:lvlText w:val="%1."/>
      <w:lvlJc w:val="left"/>
      <w:pPr>
        <w:tabs>
          <w:tab w:val="left" w:pos="312"/>
        </w:tabs>
      </w:pPr>
    </w:lvl>
  </w:abstractNum>
  <w:abstractNum w:abstractNumId="9">
    <w:nsid w:val="A7C6712A"/>
    <w:multiLevelType w:val="singleLevel"/>
    <w:tmpl w:val="A7C6712A"/>
    <w:lvl w:ilvl="0" w:tentative="0">
      <w:start w:val="1"/>
      <w:numFmt w:val="decimal"/>
      <w:lvlText w:val="%1."/>
      <w:lvlJc w:val="left"/>
      <w:pPr>
        <w:tabs>
          <w:tab w:val="left" w:pos="312"/>
        </w:tabs>
      </w:pPr>
    </w:lvl>
  </w:abstractNum>
  <w:abstractNum w:abstractNumId="10">
    <w:nsid w:val="A9C97EF2"/>
    <w:multiLevelType w:val="singleLevel"/>
    <w:tmpl w:val="A9C97EF2"/>
    <w:lvl w:ilvl="0" w:tentative="0">
      <w:start w:val="1"/>
      <w:numFmt w:val="decimal"/>
      <w:lvlText w:val="%1."/>
      <w:lvlJc w:val="left"/>
      <w:pPr>
        <w:tabs>
          <w:tab w:val="left" w:pos="312"/>
        </w:tabs>
      </w:pPr>
    </w:lvl>
  </w:abstractNum>
  <w:abstractNum w:abstractNumId="11">
    <w:nsid w:val="AA5F5C9A"/>
    <w:multiLevelType w:val="singleLevel"/>
    <w:tmpl w:val="AA5F5C9A"/>
    <w:lvl w:ilvl="0" w:tentative="0">
      <w:start w:val="1"/>
      <w:numFmt w:val="decimal"/>
      <w:lvlText w:val="%1."/>
      <w:lvlJc w:val="left"/>
      <w:pPr>
        <w:tabs>
          <w:tab w:val="left" w:pos="312"/>
        </w:tabs>
      </w:pPr>
    </w:lvl>
  </w:abstractNum>
  <w:abstractNum w:abstractNumId="12">
    <w:nsid w:val="AED064A8"/>
    <w:multiLevelType w:val="singleLevel"/>
    <w:tmpl w:val="AED064A8"/>
    <w:lvl w:ilvl="0" w:tentative="0">
      <w:start w:val="1"/>
      <w:numFmt w:val="decimal"/>
      <w:lvlText w:val="%1."/>
      <w:lvlJc w:val="left"/>
      <w:pPr>
        <w:tabs>
          <w:tab w:val="left" w:pos="312"/>
        </w:tabs>
      </w:pPr>
    </w:lvl>
  </w:abstractNum>
  <w:abstractNum w:abstractNumId="13">
    <w:nsid w:val="AED521AB"/>
    <w:multiLevelType w:val="singleLevel"/>
    <w:tmpl w:val="AED521AB"/>
    <w:lvl w:ilvl="0" w:tentative="0">
      <w:start w:val="1"/>
      <w:numFmt w:val="decimal"/>
      <w:lvlText w:val="%1."/>
      <w:lvlJc w:val="left"/>
      <w:pPr>
        <w:tabs>
          <w:tab w:val="left" w:pos="312"/>
        </w:tabs>
      </w:pPr>
    </w:lvl>
  </w:abstractNum>
  <w:abstractNum w:abstractNumId="14">
    <w:nsid w:val="B03A4FA8"/>
    <w:multiLevelType w:val="singleLevel"/>
    <w:tmpl w:val="B03A4FA8"/>
    <w:lvl w:ilvl="0" w:tentative="0">
      <w:start w:val="1"/>
      <w:numFmt w:val="decimal"/>
      <w:lvlText w:val="%1."/>
      <w:lvlJc w:val="left"/>
      <w:pPr>
        <w:tabs>
          <w:tab w:val="left" w:pos="312"/>
        </w:tabs>
      </w:pPr>
    </w:lvl>
  </w:abstractNum>
  <w:abstractNum w:abstractNumId="15">
    <w:nsid w:val="B07C7617"/>
    <w:multiLevelType w:val="singleLevel"/>
    <w:tmpl w:val="B07C7617"/>
    <w:lvl w:ilvl="0" w:tentative="0">
      <w:start w:val="1"/>
      <w:numFmt w:val="decimal"/>
      <w:lvlText w:val="%1."/>
      <w:lvlJc w:val="left"/>
      <w:pPr>
        <w:tabs>
          <w:tab w:val="left" w:pos="312"/>
        </w:tabs>
      </w:pPr>
    </w:lvl>
  </w:abstractNum>
  <w:abstractNum w:abstractNumId="16">
    <w:nsid w:val="B088FF91"/>
    <w:multiLevelType w:val="singleLevel"/>
    <w:tmpl w:val="B088FF91"/>
    <w:lvl w:ilvl="0" w:tentative="0">
      <w:start w:val="1"/>
      <w:numFmt w:val="decimal"/>
      <w:lvlText w:val="%1."/>
      <w:lvlJc w:val="left"/>
      <w:pPr>
        <w:tabs>
          <w:tab w:val="left" w:pos="312"/>
        </w:tabs>
      </w:pPr>
    </w:lvl>
  </w:abstractNum>
  <w:abstractNum w:abstractNumId="17">
    <w:nsid w:val="B0EFE6ED"/>
    <w:multiLevelType w:val="singleLevel"/>
    <w:tmpl w:val="B0EFE6ED"/>
    <w:lvl w:ilvl="0" w:tentative="0">
      <w:start w:val="1"/>
      <w:numFmt w:val="decimal"/>
      <w:lvlText w:val="%1."/>
      <w:lvlJc w:val="left"/>
      <w:pPr>
        <w:tabs>
          <w:tab w:val="left" w:pos="312"/>
        </w:tabs>
      </w:pPr>
    </w:lvl>
  </w:abstractNum>
  <w:abstractNum w:abstractNumId="18">
    <w:nsid w:val="B2EE586E"/>
    <w:multiLevelType w:val="singleLevel"/>
    <w:tmpl w:val="B2EE586E"/>
    <w:lvl w:ilvl="0" w:tentative="0">
      <w:start w:val="1"/>
      <w:numFmt w:val="decimal"/>
      <w:lvlText w:val="%1."/>
      <w:lvlJc w:val="left"/>
      <w:pPr>
        <w:tabs>
          <w:tab w:val="left" w:pos="312"/>
        </w:tabs>
      </w:pPr>
    </w:lvl>
  </w:abstractNum>
  <w:abstractNum w:abstractNumId="19">
    <w:nsid w:val="B6582DB9"/>
    <w:multiLevelType w:val="singleLevel"/>
    <w:tmpl w:val="B6582DB9"/>
    <w:lvl w:ilvl="0" w:tentative="0">
      <w:start w:val="1"/>
      <w:numFmt w:val="decimal"/>
      <w:lvlText w:val="%1."/>
      <w:lvlJc w:val="left"/>
      <w:pPr>
        <w:tabs>
          <w:tab w:val="left" w:pos="312"/>
        </w:tabs>
      </w:pPr>
    </w:lvl>
  </w:abstractNum>
  <w:abstractNum w:abstractNumId="20">
    <w:nsid w:val="B88340C9"/>
    <w:multiLevelType w:val="singleLevel"/>
    <w:tmpl w:val="B88340C9"/>
    <w:lvl w:ilvl="0" w:tentative="0">
      <w:start w:val="1"/>
      <w:numFmt w:val="decimal"/>
      <w:lvlText w:val="%1."/>
      <w:lvlJc w:val="left"/>
      <w:pPr>
        <w:tabs>
          <w:tab w:val="left" w:pos="312"/>
        </w:tabs>
      </w:pPr>
    </w:lvl>
  </w:abstractNum>
  <w:abstractNum w:abstractNumId="21">
    <w:nsid w:val="B8F709FC"/>
    <w:multiLevelType w:val="singleLevel"/>
    <w:tmpl w:val="B8F709FC"/>
    <w:lvl w:ilvl="0" w:tentative="0">
      <w:start w:val="1"/>
      <w:numFmt w:val="decimal"/>
      <w:lvlText w:val="%1."/>
      <w:lvlJc w:val="left"/>
      <w:pPr>
        <w:tabs>
          <w:tab w:val="left" w:pos="312"/>
        </w:tabs>
      </w:pPr>
    </w:lvl>
  </w:abstractNum>
  <w:abstractNum w:abstractNumId="22">
    <w:nsid w:val="B9F1779F"/>
    <w:multiLevelType w:val="singleLevel"/>
    <w:tmpl w:val="B9F1779F"/>
    <w:lvl w:ilvl="0" w:tentative="0">
      <w:start w:val="1"/>
      <w:numFmt w:val="decimal"/>
      <w:lvlText w:val="%1."/>
      <w:lvlJc w:val="left"/>
      <w:pPr>
        <w:tabs>
          <w:tab w:val="left" w:pos="312"/>
        </w:tabs>
      </w:pPr>
    </w:lvl>
  </w:abstractNum>
  <w:abstractNum w:abstractNumId="23">
    <w:nsid w:val="BF8F729E"/>
    <w:multiLevelType w:val="singleLevel"/>
    <w:tmpl w:val="BF8F729E"/>
    <w:lvl w:ilvl="0" w:tentative="0">
      <w:start w:val="1"/>
      <w:numFmt w:val="decimal"/>
      <w:lvlText w:val="%1."/>
      <w:lvlJc w:val="left"/>
      <w:pPr>
        <w:tabs>
          <w:tab w:val="left" w:pos="312"/>
        </w:tabs>
      </w:pPr>
    </w:lvl>
  </w:abstractNum>
  <w:abstractNum w:abstractNumId="24">
    <w:nsid w:val="C648213F"/>
    <w:multiLevelType w:val="singleLevel"/>
    <w:tmpl w:val="C648213F"/>
    <w:lvl w:ilvl="0" w:tentative="0">
      <w:start w:val="1"/>
      <w:numFmt w:val="decimal"/>
      <w:lvlText w:val="%1."/>
      <w:lvlJc w:val="left"/>
      <w:pPr>
        <w:tabs>
          <w:tab w:val="left" w:pos="312"/>
        </w:tabs>
      </w:pPr>
    </w:lvl>
  </w:abstractNum>
  <w:abstractNum w:abstractNumId="25">
    <w:nsid w:val="D14BB369"/>
    <w:multiLevelType w:val="singleLevel"/>
    <w:tmpl w:val="D14BB369"/>
    <w:lvl w:ilvl="0" w:tentative="0">
      <w:start w:val="1"/>
      <w:numFmt w:val="decimal"/>
      <w:lvlText w:val="%1."/>
      <w:lvlJc w:val="left"/>
      <w:pPr>
        <w:tabs>
          <w:tab w:val="left" w:pos="312"/>
        </w:tabs>
      </w:pPr>
    </w:lvl>
  </w:abstractNum>
  <w:abstractNum w:abstractNumId="26">
    <w:nsid w:val="D2E92BA1"/>
    <w:multiLevelType w:val="singleLevel"/>
    <w:tmpl w:val="D2E92BA1"/>
    <w:lvl w:ilvl="0" w:tentative="0">
      <w:start w:val="1"/>
      <w:numFmt w:val="decimal"/>
      <w:lvlText w:val="%1."/>
      <w:lvlJc w:val="left"/>
      <w:pPr>
        <w:tabs>
          <w:tab w:val="left" w:pos="312"/>
        </w:tabs>
      </w:pPr>
    </w:lvl>
  </w:abstractNum>
  <w:abstractNum w:abstractNumId="27">
    <w:nsid w:val="D440E5BB"/>
    <w:multiLevelType w:val="singleLevel"/>
    <w:tmpl w:val="D440E5BB"/>
    <w:lvl w:ilvl="0" w:tentative="0">
      <w:start w:val="1"/>
      <w:numFmt w:val="decimal"/>
      <w:lvlText w:val="%1."/>
      <w:lvlJc w:val="left"/>
      <w:pPr>
        <w:tabs>
          <w:tab w:val="left" w:pos="312"/>
        </w:tabs>
      </w:pPr>
    </w:lvl>
  </w:abstractNum>
  <w:abstractNum w:abstractNumId="28">
    <w:nsid w:val="D8C9F11D"/>
    <w:multiLevelType w:val="singleLevel"/>
    <w:tmpl w:val="D8C9F11D"/>
    <w:lvl w:ilvl="0" w:tentative="0">
      <w:start w:val="1"/>
      <w:numFmt w:val="decimal"/>
      <w:lvlText w:val="%1."/>
      <w:lvlJc w:val="left"/>
      <w:pPr>
        <w:tabs>
          <w:tab w:val="left" w:pos="312"/>
        </w:tabs>
      </w:pPr>
    </w:lvl>
  </w:abstractNum>
  <w:abstractNum w:abstractNumId="29">
    <w:nsid w:val="D9F68E67"/>
    <w:multiLevelType w:val="singleLevel"/>
    <w:tmpl w:val="D9F68E67"/>
    <w:lvl w:ilvl="0" w:tentative="0">
      <w:start w:val="1"/>
      <w:numFmt w:val="decimal"/>
      <w:lvlText w:val="%1."/>
      <w:lvlJc w:val="left"/>
      <w:pPr>
        <w:tabs>
          <w:tab w:val="left" w:pos="312"/>
        </w:tabs>
      </w:pPr>
    </w:lvl>
  </w:abstractNum>
  <w:abstractNum w:abstractNumId="30">
    <w:nsid w:val="DD039C50"/>
    <w:multiLevelType w:val="singleLevel"/>
    <w:tmpl w:val="DD039C50"/>
    <w:lvl w:ilvl="0" w:tentative="0">
      <w:start w:val="1"/>
      <w:numFmt w:val="decimal"/>
      <w:lvlText w:val="%1."/>
      <w:lvlJc w:val="left"/>
      <w:pPr>
        <w:tabs>
          <w:tab w:val="left" w:pos="312"/>
        </w:tabs>
      </w:pPr>
    </w:lvl>
  </w:abstractNum>
  <w:abstractNum w:abstractNumId="31">
    <w:nsid w:val="DD31FCB6"/>
    <w:multiLevelType w:val="singleLevel"/>
    <w:tmpl w:val="DD31FCB6"/>
    <w:lvl w:ilvl="0" w:tentative="0">
      <w:start w:val="1"/>
      <w:numFmt w:val="decimal"/>
      <w:lvlText w:val="%1."/>
      <w:lvlJc w:val="left"/>
      <w:pPr>
        <w:tabs>
          <w:tab w:val="left" w:pos="312"/>
        </w:tabs>
      </w:pPr>
    </w:lvl>
  </w:abstractNum>
  <w:abstractNum w:abstractNumId="32">
    <w:nsid w:val="E179CDAA"/>
    <w:multiLevelType w:val="singleLevel"/>
    <w:tmpl w:val="E179CDAA"/>
    <w:lvl w:ilvl="0" w:tentative="0">
      <w:start w:val="1"/>
      <w:numFmt w:val="decimal"/>
      <w:lvlText w:val="%1."/>
      <w:lvlJc w:val="left"/>
      <w:pPr>
        <w:tabs>
          <w:tab w:val="left" w:pos="312"/>
        </w:tabs>
      </w:pPr>
    </w:lvl>
  </w:abstractNum>
  <w:abstractNum w:abstractNumId="33">
    <w:nsid w:val="E19AAF25"/>
    <w:multiLevelType w:val="singleLevel"/>
    <w:tmpl w:val="E19AAF25"/>
    <w:lvl w:ilvl="0" w:tentative="0">
      <w:start w:val="1"/>
      <w:numFmt w:val="decimal"/>
      <w:lvlText w:val="%1."/>
      <w:lvlJc w:val="left"/>
      <w:pPr>
        <w:tabs>
          <w:tab w:val="left" w:pos="312"/>
        </w:tabs>
      </w:pPr>
    </w:lvl>
  </w:abstractNum>
  <w:abstractNum w:abstractNumId="34">
    <w:nsid w:val="E446B0DF"/>
    <w:multiLevelType w:val="singleLevel"/>
    <w:tmpl w:val="E446B0DF"/>
    <w:lvl w:ilvl="0" w:tentative="0">
      <w:start w:val="1"/>
      <w:numFmt w:val="decimal"/>
      <w:lvlText w:val="%1."/>
      <w:lvlJc w:val="left"/>
      <w:pPr>
        <w:tabs>
          <w:tab w:val="left" w:pos="312"/>
        </w:tabs>
      </w:pPr>
    </w:lvl>
  </w:abstractNum>
  <w:abstractNum w:abstractNumId="35">
    <w:nsid w:val="E588E3D6"/>
    <w:multiLevelType w:val="singleLevel"/>
    <w:tmpl w:val="E588E3D6"/>
    <w:lvl w:ilvl="0" w:tentative="0">
      <w:start w:val="1"/>
      <w:numFmt w:val="decimal"/>
      <w:lvlText w:val="%1."/>
      <w:lvlJc w:val="left"/>
      <w:pPr>
        <w:tabs>
          <w:tab w:val="left" w:pos="312"/>
        </w:tabs>
      </w:pPr>
    </w:lvl>
  </w:abstractNum>
  <w:abstractNum w:abstractNumId="36">
    <w:nsid w:val="EB41FA11"/>
    <w:multiLevelType w:val="singleLevel"/>
    <w:tmpl w:val="EB41FA11"/>
    <w:lvl w:ilvl="0" w:tentative="0">
      <w:start w:val="1"/>
      <w:numFmt w:val="decimal"/>
      <w:lvlText w:val="%1."/>
      <w:lvlJc w:val="left"/>
      <w:pPr>
        <w:tabs>
          <w:tab w:val="left" w:pos="312"/>
        </w:tabs>
      </w:pPr>
    </w:lvl>
  </w:abstractNum>
  <w:abstractNum w:abstractNumId="37">
    <w:nsid w:val="F0999F7A"/>
    <w:multiLevelType w:val="singleLevel"/>
    <w:tmpl w:val="F0999F7A"/>
    <w:lvl w:ilvl="0" w:tentative="0">
      <w:start w:val="1"/>
      <w:numFmt w:val="decimal"/>
      <w:lvlText w:val="%1."/>
      <w:lvlJc w:val="left"/>
      <w:pPr>
        <w:tabs>
          <w:tab w:val="left" w:pos="312"/>
        </w:tabs>
      </w:pPr>
    </w:lvl>
  </w:abstractNum>
  <w:abstractNum w:abstractNumId="38">
    <w:nsid w:val="F1E79220"/>
    <w:multiLevelType w:val="singleLevel"/>
    <w:tmpl w:val="F1E79220"/>
    <w:lvl w:ilvl="0" w:tentative="0">
      <w:start w:val="1"/>
      <w:numFmt w:val="decimal"/>
      <w:lvlText w:val="%1."/>
      <w:lvlJc w:val="left"/>
      <w:pPr>
        <w:tabs>
          <w:tab w:val="left" w:pos="312"/>
        </w:tabs>
      </w:pPr>
    </w:lvl>
  </w:abstractNum>
  <w:abstractNum w:abstractNumId="39">
    <w:nsid w:val="F6546DE6"/>
    <w:multiLevelType w:val="singleLevel"/>
    <w:tmpl w:val="F6546DE6"/>
    <w:lvl w:ilvl="0" w:tentative="0">
      <w:start w:val="1"/>
      <w:numFmt w:val="decimal"/>
      <w:lvlText w:val="%1."/>
      <w:lvlJc w:val="left"/>
      <w:pPr>
        <w:tabs>
          <w:tab w:val="left" w:pos="312"/>
        </w:tabs>
      </w:pPr>
    </w:lvl>
  </w:abstractNum>
  <w:abstractNum w:abstractNumId="40">
    <w:nsid w:val="F6C91E3B"/>
    <w:multiLevelType w:val="singleLevel"/>
    <w:tmpl w:val="F6C91E3B"/>
    <w:lvl w:ilvl="0" w:tentative="0">
      <w:start w:val="1"/>
      <w:numFmt w:val="decimal"/>
      <w:lvlText w:val="%1."/>
      <w:lvlJc w:val="left"/>
      <w:pPr>
        <w:tabs>
          <w:tab w:val="left" w:pos="312"/>
        </w:tabs>
      </w:pPr>
    </w:lvl>
  </w:abstractNum>
  <w:abstractNum w:abstractNumId="41">
    <w:nsid w:val="FE7A48AC"/>
    <w:multiLevelType w:val="singleLevel"/>
    <w:tmpl w:val="FE7A48AC"/>
    <w:lvl w:ilvl="0" w:tentative="0">
      <w:start w:val="1"/>
      <w:numFmt w:val="decimal"/>
      <w:lvlText w:val="%1."/>
      <w:lvlJc w:val="left"/>
      <w:pPr>
        <w:tabs>
          <w:tab w:val="left" w:pos="312"/>
        </w:tabs>
      </w:pPr>
    </w:lvl>
  </w:abstractNum>
  <w:abstractNum w:abstractNumId="42">
    <w:nsid w:val="003B39C0"/>
    <w:multiLevelType w:val="multilevel"/>
    <w:tmpl w:val="003B39C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3">
    <w:nsid w:val="0446C264"/>
    <w:multiLevelType w:val="singleLevel"/>
    <w:tmpl w:val="0446C264"/>
    <w:lvl w:ilvl="0" w:tentative="0">
      <w:start w:val="1"/>
      <w:numFmt w:val="decimal"/>
      <w:lvlText w:val="%1."/>
      <w:lvlJc w:val="left"/>
      <w:pPr>
        <w:tabs>
          <w:tab w:val="left" w:pos="312"/>
        </w:tabs>
      </w:pPr>
    </w:lvl>
  </w:abstractNum>
  <w:abstractNum w:abstractNumId="44">
    <w:nsid w:val="072AC58D"/>
    <w:multiLevelType w:val="singleLevel"/>
    <w:tmpl w:val="072AC58D"/>
    <w:lvl w:ilvl="0" w:tentative="0">
      <w:start w:val="1"/>
      <w:numFmt w:val="decimal"/>
      <w:lvlText w:val="%1."/>
      <w:lvlJc w:val="left"/>
      <w:pPr>
        <w:tabs>
          <w:tab w:val="left" w:pos="312"/>
        </w:tabs>
      </w:pPr>
    </w:lvl>
  </w:abstractNum>
  <w:abstractNum w:abstractNumId="45">
    <w:nsid w:val="07E892F9"/>
    <w:multiLevelType w:val="singleLevel"/>
    <w:tmpl w:val="07E892F9"/>
    <w:lvl w:ilvl="0" w:tentative="0">
      <w:start w:val="1"/>
      <w:numFmt w:val="decimal"/>
      <w:lvlText w:val="%1."/>
      <w:lvlJc w:val="left"/>
      <w:pPr>
        <w:tabs>
          <w:tab w:val="left" w:pos="312"/>
        </w:tabs>
      </w:pPr>
    </w:lvl>
  </w:abstractNum>
  <w:abstractNum w:abstractNumId="46">
    <w:nsid w:val="09FAB8F9"/>
    <w:multiLevelType w:val="singleLevel"/>
    <w:tmpl w:val="09FAB8F9"/>
    <w:lvl w:ilvl="0" w:tentative="0">
      <w:start w:val="1"/>
      <w:numFmt w:val="decimal"/>
      <w:lvlText w:val="%1."/>
      <w:lvlJc w:val="left"/>
      <w:pPr>
        <w:tabs>
          <w:tab w:val="left" w:pos="312"/>
        </w:tabs>
      </w:pPr>
    </w:lvl>
  </w:abstractNum>
  <w:abstractNum w:abstractNumId="47">
    <w:nsid w:val="0D948B66"/>
    <w:multiLevelType w:val="singleLevel"/>
    <w:tmpl w:val="0D948B66"/>
    <w:lvl w:ilvl="0" w:tentative="0">
      <w:start w:val="1"/>
      <w:numFmt w:val="decimal"/>
      <w:lvlText w:val="%1."/>
      <w:lvlJc w:val="left"/>
      <w:pPr>
        <w:tabs>
          <w:tab w:val="left" w:pos="312"/>
        </w:tabs>
      </w:pPr>
    </w:lvl>
  </w:abstractNum>
  <w:abstractNum w:abstractNumId="48">
    <w:nsid w:val="0E0870C7"/>
    <w:multiLevelType w:val="singleLevel"/>
    <w:tmpl w:val="0E0870C7"/>
    <w:lvl w:ilvl="0" w:tentative="0">
      <w:start w:val="1"/>
      <w:numFmt w:val="decimal"/>
      <w:lvlText w:val="%1."/>
      <w:lvlJc w:val="left"/>
      <w:pPr>
        <w:tabs>
          <w:tab w:val="left" w:pos="312"/>
        </w:tabs>
      </w:pPr>
    </w:lvl>
  </w:abstractNum>
  <w:abstractNum w:abstractNumId="49">
    <w:nsid w:val="120B628F"/>
    <w:multiLevelType w:val="singleLevel"/>
    <w:tmpl w:val="120B628F"/>
    <w:lvl w:ilvl="0" w:tentative="0">
      <w:start w:val="1"/>
      <w:numFmt w:val="decimal"/>
      <w:lvlText w:val="%1."/>
      <w:lvlJc w:val="left"/>
      <w:pPr>
        <w:tabs>
          <w:tab w:val="left" w:pos="312"/>
        </w:tabs>
      </w:pPr>
    </w:lvl>
  </w:abstractNum>
  <w:abstractNum w:abstractNumId="50">
    <w:nsid w:val="148C10BA"/>
    <w:multiLevelType w:val="multilevel"/>
    <w:tmpl w:val="148C10B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54EF337"/>
    <w:multiLevelType w:val="singleLevel"/>
    <w:tmpl w:val="154EF337"/>
    <w:lvl w:ilvl="0" w:tentative="0">
      <w:start w:val="1"/>
      <w:numFmt w:val="decimal"/>
      <w:lvlText w:val="%1."/>
      <w:lvlJc w:val="left"/>
      <w:pPr>
        <w:tabs>
          <w:tab w:val="left" w:pos="312"/>
        </w:tabs>
      </w:pPr>
    </w:lvl>
  </w:abstractNum>
  <w:abstractNum w:abstractNumId="52">
    <w:nsid w:val="18999575"/>
    <w:multiLevelType w:val="singleLevel"/>
    <w:tmpl w:val="18999575"/>
    <w:lvl w:ilvl="0" w:tentative="0">
      <w:start w:val="1"/>
      <w:numFmt w:val="decimal"/>
      <w:lvlText w:val="%1."/>
      <w:lvlJc w:val="left"/>
      <w:pPr>
        <w:tabs>
          <w:tab w:val="left" w:pos="312"/>
        </w:tabs>
      </w:pPr>
    </w:lvl>
  </w:abstractNum>
  <w:abstractNum w:abstractNumId="53">
    <w:nsid w:val="18E1367E"/>
    <w:multiLevelType w:val="singleLevel"/>
    <w:tmpl w:val="18E1367E"/>
    <w:lvl w:ilvl="0" w:tentative="0">
      <w:start w:val="1"/>
      <w:numFmt w:val="decimal"/>
      <w:lvlText w:val="%1."/>
      <w:lvlJc w:val="left"/>
      <w:pPr>
        <w:tabs>
          <w:tab w:val="left" w:pos="312"/>
        </w:tabs>
      </w:pPr>
    </w:lvl>
  </w:abstractNum>
  <w:abstractNum w:abstractNumId="54">
    <w:nsid w:val="1A8FA2C8"/>
    <w:multiLevelType w:val="singleLevel"/>
    <w:tmpl w:val="1A8FA2C8"/>
    <w:lvl w:ilvl="0" w:tentative="0">
      <w:start w:val="1"/>
      <w:numFmt w:val="decimal"/>
      <w:lvlText w:val="%1."/>
      <w:lvlJc w:val="left"/>
      <w:pPr>
        <w:tabs>
          <w:tab w:val="left" w:pos="312"/>
        </w:tabs>
      </w:pPr>
    </w:lvl>
  </w:abstractNum>
  <w:abstractNum w:abstractNumId="55">
    <w:nsid w:val="1E2B5D7A"/>
    <w:multiLevelType w:val="singleLevel"/>
    <w:tmpl w:val="1E2B5D7A"/>
    <w:lvl w:ilvl="0" w:tentative="0">
      <w:start w:val="1"/>
      <w:numFmt w:val="decimal"/>
      <w:lvlText w:val="%1."/>
      <w:lvlJc w:val="left"/>
      <w:pPr>
        <w:tabs>
          <w:tab w:val="left" w:pos="312"/>
        </w:tabs>
      </w:pPr>
    </w:lvl>
  </w:abstractNum>
  <w:abstractNum w:abstractNumId="56">
    <w:nsid w:val="1EB1BAB1"/>
    <w:multiLevelType w:val="singleLevel"/>
    <w:tmpl w:val="1EB1BAB1"/>
    <w:lvl w:ilvl="0" w:tentative="0">
      <w:start w:val="1"/>
      <w:numFmt w:val="decimal"/>
      <w:lvlText w:val="%1."/>
      <w:lvlJc w:val="left"/>
      <w:pPr>
        <w:tabs>
          <w:tab w:val="left" w:pos="312"/>
        </w:tabs>
      </w:pPr>
    </w:lvl>
  </w:abstractNum>
  <w:abstractNum w:abstractNumId="57">
    <w:nsid w:val="1F8B2388"/>
    <w:multiLevelType w:val="singleLevel"/>
    <w:tmpl w:val="1F8B2388"/>
    <w:lvl w:ilvl="0" w:tentative="0">
      <w:start w:val="1"/>
      <w:numFmt w:val="decimal"/>
      <w:lvlText w:val="%1."/>
      <w:lvlJc w:val="left"/>
      <w:pPr>
        <w:tabs>
          <w:tab w:val="left" w:pos="312"/>
        </w:tabs>
      </w:pPr>
    </w:lvl>
  </w:abstractNum>
  <w:abstractNum w:abstractNumId="58">
    <w:nsid w:val="22BE7E79"/>
    <w:multiLevelType w:val="singleLevel"/>
    <w:tmpl w:val="22BE7E79"/>
    <w:lvl w:ilvl="0" w:tentative="0">
      <w:start w:val="1"/>
      <w:numFmt w:val="decimal"/>
      <w:lvlText w:val="%1."/>
      <w:lvlJc w:val="left"/>
      <w:pPr>
        <w:tabs>
          <w:tab w:val="left" w:pos="312"/>
        </w:tabs>
      </w:pPr>
    </w:lvl>
  </w:abstractNum>
  <w:abstractNum w:abstractNumId="59">
    <w:nsid w:val="239B7280"/>
    <w:multiLevelType w:val="singleLevel"/>
    <w:tmpl w:val="239B7280"/>
    <w:lvl w:ilvl="0" w:tentative="0">
      <w:start w:val="1"/>
      <w:numFmt w:val="decimal"/>
      <w:lvlText w:val="%1."/>
      <w:lvlJc w:val="left"/>
      <w:pPr>
        <w:tabs>
          <w:tab w:val="left" w:pos="312"/>
        </w:tabs>
      </w:pPr>
    </w:lvl>
  </w:abstractNum>
  <w:abstractNum w:abstractNumId="60">
    <w:nsid w:val="240062B0"/>
    <w:multiLevelType w:val="singleLevel"/>
    <w:tmpl w:val="240062B0"/>
    <w:lvl w:ilvl="0" w:tentative="0">
      <w:start w:val="1"/>
      <w:numFmt w:val="decimal"/>
      <w:lvlText w:val="%1."/>
      <w:lvlJc w:val="left"/>
      <w:pPr>
        <w:tabs>
          <w:tab w:val="left" w:pos="312"/>
        </w:tabs>
      </w:pPr>
    </w:lvl>
  </w:abstractNum>
  <w:abstractNum w:abstractNumId="61">
    <w:nsid w:val="28262B49"/>
    <w:multiLevelType w:val="singleLevel"/>
    <w:tmpl w:val="28262B49"/>
    <w:lvl w:ilvl="0" w:tentative="0">
      <w:start w:val="1"/>
      <w:numFmt w:val="decimal"/>
      <w:lvlText w:val="%1."/>
      <w:lvlJc w:val="left"/>
      <w:pPr>
        <w:tabs>
          <w:tab w:val="left" w:pos="312"/>
        </w:tabs>
      </w:pPr>
    </w:lvl>
  </w:abstractNum>
  <w:abstractNum w:abstractNumId="62">
    <w:nsid w:val="28521AA2"/>
    <w:multiLevelType w:val="singleLevel"/>
    <w:tmpl w:val="28521AA2"/>
    <w:lvl w:ilvl="0" w:tentative="0">
      <w:start w:val="1"/>
      <w:numFmt w:val="decimal"/>
      <w:lvlText w:val="%1."/>
      <w:lvlJc w:val="left"/>
      <w:pPr>
        <w:tabs>
          <w:tab w:val="left" w:pos="312"/>
        </w:tabs>
      </w:pPr>
    </w:lvl>
  </w:abstractNum>
  <w:abstractNum w:abstractNumId="63">
    <w:nsid w:val="2C6F43A5"/>
    <w:multiLevelType w:val="singleLevel"/>
    <w:tmpl w:val="2C6F43A5"/>
    <w:lvl w:ilvl="0" w:tentative="0">
      <w:start w:val="1"/>
      <w:numFmt w:val="decimal"/>
      <w:lvlText w:val="%1."/>
      <w:lvlJc w:val="left"/>
      <w:pPr>
        <w:tabs>
          <w:tab w:val="left" w:pos="312"/>
        </w:tabs>
      </w:pPr>
    </w:lvl>
  </w:abstractNum>
  <w:abstractNum w:abstractNumId="64">
    <w:nsid w:val="2E043E14"/>
    <w:multiLevelType w:val="singleLevel"/>
    <w:tmpl w:val="2E043E14"/>
    <w:lvl w:ilvl="0" w:tentative="0">
      <w:start w:val="1"/>
      <w:numFmt w:val="decimal"/>
      <w:lvlText w:val="%1."/>
      <w:lvlJc w:val="left"/>
      <w:pPr>
        <w:tabs>
          <w:tab w:val="left" w:pos="312"/>
        </w:tabs>
      </w:pPr>
    </w:lvl>
  </w:abstractNum>
  <w:abstractNum w:abstractNumId="65">
    <w:nsid w:val="3008A106"/>
    <w:multiLevelType w:val="singleLevel"/>
    <w:tmpl w:val="3008A106"/>
    <w:lvl w:ilvl="0" w:tentative="0">
      <w:start w:val="1"/>
      <w:numFmt w:val="decimal"/>
      <w:lvlText w:val="%1."/>
      <w:lvlJc w:val="left"/>
      <w:pPr>
        <w:tabs>
          <w:tab w:val="left" w:pos="312"/>
        </w:tabs>
      </w:pPr>
    </w:lvl>
  </w:abstractNum>
  <w:abstractNum w:abstractNumId="66">
    <w:nsid w:val="30469EE7"/>
    <w:multiLevelType w:val="singleLevel"/>
    <w:tmpl w:val="30469EE7"/>
    <w:lvl w:ilvl="0" w:tentative="0">
      <w:start w:val="1"/>
      <w:numFmt w:val="decimal"/>
      <w:lvlText w:val="%1."/>
      <w:lvlJc w:val="left"/>
      <w:pPr>
        <w:tabs>
          <w:tab w:val="left" w:pos="312"/>
        </w:tabs>
      </w:pPr>
    </w:lvl>
  </w:abstractNum>
  <w:abstractNum w:abstractNumId="67">
    <w:nsid w:val="30DFCACE"/>
    <w:multiLevelType w:val="singleLevel"/>
    <w:tmpl w:val="30DFCACE"/>
    <w:lvl w:ilvl="0" w:tentative="0">
      <w:start w:val="1"/>
      <w:numFmt w:val="decimal"/>
      <w:lvlText w:val="%1."/>
      <w:lvlJc w:val="left"/>
      <w:pPr>
        <w:tabs>
          <w:tab w:val="left" w:pos="312"/>
        </w:tabs>
      </w:pPr>
    </w:lvl>
  </w:abstractNum>
  <w:abstractNum w:abstractNumId="68">
    <w:nsid w:val="333AD2EC"/>
    <w:multiLevelType w:val="singleLevel"/>
    <w:tmpl w:val="333AD2EC"/>
    <w:lvl w:ilvl="0" w:tentative="0">
      <w:start w:val="1"/>
      <w:numFmt w:val="decimal"/>
      <w:lvlText w:val="%1."/>
      <w:lvlJc w:val="left"/>
      <w:pPr>
        <w:tabs>
          <w:tab w:val="left" w:pos="312"/>
        </w:tabs>
      </w:pPr>
    </w:lvl>
  </w:abstractNum>
  <w:abstractNum w:abstractNumId="69">
    <w:nsid w:val="36D3D4EF"/>
    <w:multiLevelType w:val="singleLevel"/>
    <w:tmpl w:val="36D3D4EF"/>
    <w:lvl w:ilvl="0" w:tentative="0">
      <w:start w:val="1"/>
      <w:numFmt w:val="decimal"/>
      <w:lvlText w:val="%1."/>
      <w:lvlJc w:val="left"/>
      <w:pPr>
        <w:tabs>
          <w:tab w:val="left" w:pos="312"/>
        </w:tabs>
      </w:pPr>
    </w:lvl>
  </w:abstractNum>
  <w:abstractNum w:abstractNumId="70">
    <w:nsid w:val="3D01220B"/>
    <w:multiLevelType w:val="singleLevel"/>
    <w:tmpl w:val="3D01220B"/>
    <w:lvl w:ilvl="0" w:tentative="0">
      <w:start w:val="1"/>
      <w:numFmt w:val="decimal"/>
      <w:lvlText w:val="%1."/>
      <w:lvlJc w:val="left"/>
      <w:pPr>
        <w:tabs>
          <w:tab w:val="left" w:pos="312"/>
        </w:tabs>
      </w:pPr>
    </w:lvl>
  </w:abstractNum>
  <w:abstractNum w:abstractNumId="71">
    <w:nsid w:val="3DFBB971"/>
    <w:multiLevelType w:val="singleLevel"/>
    <w:tmpl w:val="3DFBB971"/>
    <w:lvl w:ilvl="0" w:tentative="0">
      <w:start w:val="1"/>
      <w:numFmt w:val="decimal"/>
      <w:lvlText w:val="%1."/>
      <w:lvlJc w:val="left"/>
      <w:pPr>
        <w:tabs>
          <w:tab w:val="left" w:pos="312"/>
        </w:tabs>
      </w:pPr>
    </w:lvl>
  </w:abstractNum>
  <w:abstractNum w:abstractNumId="72">
    <w:nsid w:val="40064E9B"/>
    <w:multiLevelType w:val="singleLevel"/>
    <w:tmpl w:val="40064E9B"/>
    <w:lvl w:ilvl="0" w:tentative="0">
      <w:start w:val="1"/>
      <w:numFmt w:val="decimal"/>
      <w:lvlText w:val="%1."/>
      <w:lvlJc w:val="left"/>
      <w:pPr>
        <w:tabs>
          <w:tab w:val="left" w:pos="312"/>
        </w:tabs>
      </w:pPr>
    </w:lvl>
  </w:abstractNum>
  <w:abstractNum w:abstractNumId="73">
    <w:nsid w:val="44A74A44"/>
    <w:multiLevelType w:val="singleLevel"/>
    <w:tmpl w:val="44A74A44"/>
    <w:lvl w:ilvl="0" w:tentative="0">
      <w:start w:val="1"/>
      <w:numFmt w:val="decimal"/>
      <w:lvlText w:val="%1."/>
      <w:lvlJc w:val="left"/>
      <w:pPr>
        <w:tabs>
          <w:tab w:val="left" w:pos="312"/>
        </w:tabs>
      </w:pPr>
    </w:lvl>
  </w:abstractNum>
  <w:abstractNum w:abstractNumId="74">
    <w:nsid w:val="4514F250"/>
    <w:multiLevelType w:val="singleLevel"/>
    <w:tmpl w:val="4514F250"/>
    <w:lvl w:ilvl="0" w:tentative="0">
      <w:start w:val="1"/>
      <w:numFmt w:val="decimalEnclosedCircleChinese"/>
      <w:suff w:val="nothing"/>
      <w:lvlText w:val="%1　"/>
      <w:lvlJc w:val="left"/>
      <w:pPr>
        <w:ind w:left="0" w:firstLine="400"/>
      </w:pPr>
      <w:rPr>
        <w:rFonts w:hint="eastAsia"/>
      </w:rPr>
    </w:lvl>
  </w:abstractNum>
  <w:abstractNum w:abstractNumId="75">
    <w:nsid w:val="453DB76D"/>
    <w:multiLevelType w:val="singleLevel"/>
    <w:tmpl w:val="453DB76D"/>
    <w:lvl w:ilvl="0" w:tentative="0">
      <w:start w:val="1"/>
      <w:numFmt w:val="decimal"/>
      <w:lvlText w:val="%1."/>
      <w:lvlJc w:val="left"/>
      <w:pPr>
        <w:tabs>
          <w:tab w:val="left" w:pos="312"/>
        </w:tabs>
      </w:pPr>
    </w:lvl>
  </w:abstractNum>
  <w:abstractNum w:abstractNumId="76">
    <w:nsid w:val="486F8E65"/>
    <w:multiLevelType w:val="singleLevel"/>
    <w:tmpl w:val="486F8E65"/>
    <w:lvl w:ilvl="0" w:tentative="0">
      <w:start w:val="1"/>
      <w:numFmt w:val="decimal"/>
      <w:lvlText w:val="%1."/>
      <w:lvlJc w:val="left"/>
      <w:pPr>
        <w:tabs>
          <w:tab w:val="left" w:pos="312"/>
        </w:tabs>
      </w:pPr>
    </w:lvl>
  </w:abstractNum>
  <w:abstractNum w:abstractNumId="77">
    <w:nsid w:val="490D61D8"/>
    <w:multiLevelType w:val="singleLevel"/>
    <w:tmpl w:val="490D61D8"/>
    <w:lvl w:ilvl="0" w:tentative="0">
      <w:start w:val="1"/>
      <w:numFmt w:val="decimal"/>
      <w:lvlText w:val="%1."/>
      <w:lvlJc w:val="left"/>
      <w:pPr>
        <w:tabs>
          <w:tab w:val="left" w:pos="312"/>
        </w:tabs>
      </w:pPr>
    </w:lvl>
  </w:abstractNum>
  <w:abstractNum w:abstractNumId="78">
    <w:nsid w:val="50DB8EBF"/>
    <w:multiLevelType w:val="singleLevel"/>
    <w:tmpl w:val="50DB8EBF"/>
    <w:lvl w:ilvl="0" w:tentative="0">
      <w:start w:val="1"/>
      <w:numFmt w:val="decimalEnclosedCircleChinese"/>
      <w:suff w:val="nothing"/>
      <w:lvlText w:val="%1　"/>
      <w:lvlJc w:val="left"/>
      <w:pPr>
        <w:ind w:left="0" w:firstLine="400"/>
      </w:pPr>
      <w:rPr>
        <w:rFonts w:hint="eastAsia"/>
      </w:rPr>
    </w:lvl>
  </w:abstractNum>
  <w:abstractNum w:abstractNumId="79">
    <w:nsid w:val="524FDC97"/>
    <w:multiLevelType w:val="singleLevel"/>
    <w:tmpl w:val="524FDC97"/>
    <w:lvl w:ilvl="0" w:tentative="0">
      <w:start w:val="1"/>
      <w:numFmt w:val="decimal"/>
      <w:lvlText w:val="%1."/>
      <w:lvlJc w:val="left"/>
      <w:pPr>
        <w:tabs>
          <w:tab w:val="left" w:pos="312"/>
        </w:tabs>
      </w:pPr>
    </w:lvl>
  </w:abstractNum>
  <w:abstractNum w:abstractNumId="80">
    <w:nsid w:val="535208B3"/>
    <w:multiLevelType w:val="singleLevel"/>
    <w:tmpl w:val="535208B3"/>
    <w:lvl w:ilvl="0" w:tentative="0">
      <w:start w:val="1"/>
      <w:numFmt w:val="decimal"/>
      <w:lvlText w:val="%1."/>
      <w:lvlJc w:val="left"/>
      <w:pPr>
        <w:tabs>
          <w:tab w:val="left" w:pos="312"/>
        </w:tabs>
      </w:pPr>
    </w:lvl>
  </w:abstractNum>
  <w:abstractNum w:abstractNumId="81">
    <w:nsid w:val="53E1BBB7"/>
    <w:multiLevelType w:val="singleLevel"/>
    <w:tmpl w:val="53E1BBB7"/>
    <w:lvl w:ilvl="0" w:tentative="0">
      <w:start w:val="1"/>
      <w:numFmt w:val="decimal"/>
      <w:lvlText w:val="%1."/>
      <w:lvlJc w:val="left"/>
      <w:pPr>
        <w:tabs>
          <w:tab w:val="left" w:pos="312"/>
        </w:tabs>
      </w:pPr>
    </w:lvl>
  </w:abstractNum>
  <w:abstractNum w:abstractNumId="82">
    <w:nsid w:val="58881420"/>
    <w:multiLevelType w:val="singleLevel"/>
    <w:tmpl w:val="58881420"/>
    <w:lvl w:ilvl="0" w:tentative="0">
      <w:start w:val="1"/>
      <w:numFmt w:val="decimal"/>
      <w:lvlText w:val="%1."/>
      <w:lvlJc w:val="left"/>
      <w:pPr>
        <w:tabs>
          <w:tab w:val="left" w:pos="312"/>
        </w:tabs>
      </w:pPr>
    </w:lvl>
  </w:abstractNum>
  <w:abstractNum w:abstractNumId="83">
    <w:nsid w:val="58EB9B8C"/>
    <w:multiLevelType w:val="singleLevel"/>
    <w:tmpl w:val="58EB9B8C"/>
    <w:lvl w:ilvl="0" w:tentative="0">
      <w:start w:val="1"/>
      <w:numFmt w:val="decimal"/>
      <w:lvlText w:val="%1."/>
      <w:lvlJc w:val="left"/>
      <w:pPr>
        <w:tabs>
          <w:tab w:val="left" w:pos="312"/>
        </w:tabs>
      </w:pPr>
    </w:lvl>
  </w:abstractNum>
  <w:abstractNum w:abstractNumId="84">
    <w:nsid w:val="5E670235"/>
    <w:multiLevelType w:val="singleLevel"/>
    <w:tmpl w:val="5E670235"/>
    <w:lvl w:ilvl="0" w:tentative="0">
      <w:start w:val="1"/>
      <w:numFmt w:val="decimal"/>
      <w:lvlText w:val="%1."/>
      <w:lvlJc w:val="left"/>
      <w:pPr>
        <w:tabs>
          <w:tab w:val="left" w:pos="312"/>
        </w:tabs>
      </w:pPr>
    </w:lvl>
  </w:abstractNum>
  <w:abstractNum w:abstractNumId="85">
    <w:nsid w:val="5EC69189"/>
    <w:multiLevelType w:val="singleLevel"/>
    <w:tmpl w:val="5EC69189"/>
    <w:lvl w:ilvl="0" w:tentative="0">
      <w:start w:val="1"/>
      <w:numFmt w:val="decimalEnclosedCircleChinese"/>
      <w:suff w:val="nothing"/>
      <w:lvlText w:val="%1　"/>
      <w:lvlJc w:val="left"/>
      <w:pPr>
        <w:ind w:left="0" w:firstLine="400"/>
      </w:pPr>
      <w:rPr>
        <w:rFonts w:hint="eastAsia"/>
      </w:rPr>
    </w:lvl>
  </w:abstractNum>
  <w:abstractNum w:abstractNumId="86">
    <w:nsid w:val="61076986"/>
    <w:multiLevelType w:val="singleLevel"/>
    <w:tmpl w:val="61076986"/>
    <w:lvl w:ilvl="0" w:tentative="0">
      <w:start w:val="1"/>
      <w:numFmt w:val="decimal"/>
      <w:lvlText w:val="%1."/>
      <w:lvlJc w:val="left"/>
      <w:pPr>
        <w:tabs>
          <w:tab w:val="left" w:pos="312"/>
        </w:tabs>
      </w:pPr>
    </w:lvl>
  </w:abstractNum>
  <w:abstractNum w:abstractNumId="87">
    <w:nsid w:val="647A6317"/>
    <w:multiLevelType w:val="singleLevel"/>
    <w:tmpl w:val="647A6317"/>
    <w:lvl w:ilvl="0" w:tentative="0">
      <w:start w:val="1"/>
      <w:numFmt w:val="decimal"/>
      <w:lvlText w:val="%1."/>
      <w:lvlJc w:val="left"/>
      <w:pPr>
        <w:tabs>
          <w:tab w:val="left" w:pos="312"/>
        </w:tabs>
      </w:pPr>
    </w:lvl>
  </w:abstractNum>
  <w:abstractNum w:abstractNumId="88">
    <w:nsid w:val="6529FFEC"/>
    <w:multiLevelType w:val="singleLevel"/>
    <w:tmpl w:val="6529FFEC"/>
    <w:lvl w:ilvl="0" w:tentative="0">
      <w:start w:val="1"/>
      <w:numFmt w:val="decimal"/>
      <w:lvlText w:val="%1."/>
      <w:lvlJc w:val="left"/>
      <w:pPr>
        <w:tabs>
          <w:tab w:val="left" w:pos="312"/>
        </w:tabs>
      </w:pPr>
    </w:lvl>
  </w:abstractNum>
  <w:abstractNum w:abstractNumId="89">
    <w:nsid w:val="65E8E1B1"/>
    <w:multiLevelType w:val="singleLevel"/>
    <w:tmpl w:val="65E8E1B1"/>
    <w:lvl w:ilvl="0" w:tentative="0">
      <w:start w:val="1"/>
      <w:numFmt w:val="decimal"/>
      <w:lvlText w:val="%1."/>
      <w:lvlJc w:val="left"/>
      <w:pPr>
        <w:tabs>
          <w:tab w:val="left" w:pos="312"/>
        </w:tabs>
      </w:pPr>
    </w:lvl>
  </w:abstractNum>
  <w:abstractNum w:abstractNumId="90">
    <w:nsid w:val="66903C1C"/>
    <w:multiLevelType w:val="singleLevel"/>
    <w:tmpl w:val="66903C1C"/>
    <w:lvl w:ilvl="0" w:tentative="0">
      <w:start w:val="1"/>
      <w:numFmt w:val="decimal"/>
      <w:lvlText w:val="%1."/>
      <w:lvlJc w:val="left"/>
      <w:pPr>
        <w:tabs>
          <w:tab w:val="left" w:pos="312"/>
        </w:tabs>
      </w:pPr>
    </w:lvl>
  </w:abstractNum>
  <w:abstractNum w:abstractNumId="91">
    <w:nsid w:val="6B03552D"/>
    <w:multiLevelType w:val="singleLevel"/>
    <w:tmpl w:val="6B03552D"/>
    <w:lvl w:ilvl="0" w:tentative="0">
      <w:start w:val="1"/>
      <w:numFmt w:val="decimal"/>
      <w:lvlText w:val="%1."/>
      <w:lvlJc w:val="left"/>
      <w:pPr>
        <w:tabs>
          <w:tab w:val="left" w:pos="312"/>
        </w:tabs>
      </w:pPr>
    </w:lvl>
  </w:abstractNum>
  <w:abstractNum w:abstractNumId="92">
    <w:nsid w:val="6B286CAC"/>
    <w:multiLevelType w:val="singleLevel"/>
    <w:tmpl w:val="6B286CAC"/>
    <w:lvl w:ilvl="0" w:tentative="0">
      <w:start w:val="1"/>
      <w:numFmt w:val="decimal"/>
      <w:lvlText w:val="%1."/>
      <w:lvlJc w:val="left"/>
      <w:pPr>
        <w:tabs>
          <w:tab w:val="left" w:pos="312"/>
        </w:tabs>
      </w:pPr>
    </w:lvl>
  </w:abstractNum>
  <w:abstractNum w:abstractNumId="93">
    <w:nsid w:val="6C74FE9B"/>
    <w:multiLevelType w:val="singleLevel"/>
    <w:tmpl w:val="6C74FE9B"/>
    <w:lvl w:ilvl="0" w:tentative="0">
      <w:start w:val="1"/>
      <w:numFmt w:val="decimal"/>
      <w:lvlText w:val="%1."/>
      <w:lvlJc w:val="left"/>
      <w:pPr>
        <w:tabs>
          <w:tab w:val="left" w:pos="312"/>
        </w:tabs>
      </w:pPr>
    </w:lvl>
  </w:abstractNum>
  <w:abstractNum w:abstractNumId="94">
    <w:nsid w:val="6FAF44C3"/>
    <w:multiLevelType w:val="singleLevel"/>
    <w:tmpl w:val="6FAF44C3"/>
    <w:lvl w:ilvl="0" w:tentative="0">
      <w:start w:val="1"/>
      <w:numFmt w:val="decimal"/>
      <w:lvlText w:val="%1."/>
      <w:lvlJc w:val="left"/>
      <w:pPr>
        <w:tabs>
          <w:tab w:val="left" w:pos="312"/>
        </w:tabs>
      </w:pPr>
    </w:lvl>
  </w:abstractNum>
  <w:abstractNum w:abstractNumId="95">
    <w:nsid w:val="765C46C8"/>
    <w:multiLevelType w:val="singleLevel"/>
    <w:tmpl w:val="765C46C8"/>
    <w:lvl w:ilvl="0" w:tentative="0">
      <w:start w:val="1"/>
      <w:numFmt w:val="decimal"/>
      <w:lvlText w:val="%1."/>
      <w:lvlJc w:val="left"/>
      <w:pPr>
        <w:tabs>
          <w:tab w:val="left" w:pos="312"/>
        </w:tabs>
      </w:pPr>
    </w:lvl>
  </w:abstractNum>
  <w:abstractNum w:abstractNumId="96">
    <w:nsid w:val="7930C701"/>
    <w:multiLevelType w:val="singleLevel"/>
    <w:tmpl w:val="7930C701"/>
    <w:lvl w:ilvl="0" w:tentative="0">
      <w:start w:val="1"/>
      <w:numFmt w:val="decimal"/>
      <w:lvlText w:val="%1."/>
      <w:lvlJc w:val="left"/>
      <w:pPr>
        <w:tabs>
          <w:tab w:val="left" w:pos="312"/>
        </w:tabs>
      </w:pPr>
    </w:lvl>
  </w:abstractNum>
  <w:abstractNum w:abstractNumId="97">
    <w:nsid w:val="7BDE8A79"/>
    <w:multiLevelType w:val="multilevel"/>
    <w:tmpl w:val="7BDE8A79"/>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98">
    <w:nsid w:val="7D147032"/>
    <w:multiLevelType w:val="singleLevel"/>
    <w:tmpl w:val="7D147032"/>
    <w:lvl w:ilvl="0" w:tentative="0">
      <w:start w:val="1"/>
      <w:numFmt w:val="decimal"/>
      <w:lvlText w:val="%1."/>
      <w:lvlJc w:val="left"/>
      <w:pPr>
        <w:tabs>
          <w:tab w:val="left" w:pos="312"/>
        </w:tabs>
      </w:pPr>
    </w:lvl>
  </w:abstractNum>
  <w:num w:numId="1">
    <w:abstractNumId w:val="97"/>
  </w:num>
  <w:num w:numId="2">
    <w:abstractNumId w:val="19"/>
  </w:num>
  <w:num w:numId="3">
    <w:abstractNumId w:val="49"/>
  </w:num>
  <w:num w:numId="4">
    <w:abstractNumId w:val="98"/>
  </w:num>
  <w:num w:numId="5">
    <w:abstractNumId w:val="31"/>
  </w:num>
  <w:num w:numId="6">
    <w:abstractNumId w:val="50"/>
  </w:num>
  <w:num w:numId="7">
    <w:abstractNumId w:val="27"/>
  </w:num>
  <w:num w:numId="8">
    <w:abstractNumId w:val="17"/>
  </w:num>
  <w:num w:numId="9">
    <w:abstractNumId w:val="15"/>
  </w:num>
  <w:num w:numId="10">
    <w:abstractNumId w:val="83"/>
  </w:num>
  <w:num w:numId="11">
    <w:abstractNumId w:val="16"/>
  </w:num>
  <w:num w:numId="12">
    <w:abstractNumId w:val="5"/>
  </w:num>
  <w:num w:numId="13">
    <w:abstractNumId w:val="85"/>
  </w:num>
  <w:num w:numId="14">
    <w:abstractNumId w:val="78"/>
  </w:num>
  <w:num w:numId="15">
    <w:abstractNumId w:val="92"/>
  </w:num>
  <w:num w:numId="16">
    <w:abstractNumId w:val="67"/>
  </w:num>
  <w:num w:numId="17">
    <w:abstractNumId w:val="41"/>
  </w:num>
  <w:num w:numId="18">
    <w:abstractNumId w:val="74"/>
  </w:num>
  <w:num w:numId="19">
    <w:abstractNumId w:val="59"/>
  </w:num>
  <w:num w:numId="20">
    <w:abstractNumId w:val="42"/>
  </w:num>
  <w:num w:numId="21">
    <w:abstractNumId w:val="38"/>
  </w:num>
  <w:num w:numId="22">
    <w:abstractNumId w:val="22"/>
  </w:num>
  <w:num w:numId="23">
    <w:abstractNumId w:val="10"/>
  </w:num>
  <w:num w:numId="24">
    <w:abstractNumId w:val="18"/>
  </w:num>
  <w:num w:numId="25">
    <w:abstractNumId w:val="55"/>
  </w:num>
  <w:num w:numId="26">
    <w:abstractNumId w:val="64"/>
  </w:num>
  <w:num w:numId="27">
    <w:abstractNumId w:val="90"/>
  </w:num>
  <w:num w:numId="28">
    <w:abstractNumId w:val="80"/>
  </w:num>
  <w:num w:numId="29">
    <w:abstractNumId w:val="39"/>
  </w:num>
  <w:num w:numId="30">
    <w:abstractNumId w:val="30"/>
  </w:num>
  <w:num w:numId="31">
    <w:abstractNumId w:val="46"/>
  </w:num>
  <w:num w:numId="32">
    <w:abstractNumId w:val="9"/>
  </w:num>
  <w:num w:numId="33">
    <w:abstractNumId w:val="1"/>
  </w:num>
  <w:num w:numId="34">
    <w:abstractNumId w:val="32"/>
  </w:num>
  <w:num w:numId="35">
    <w:abstractNumId w:val="93"/>
  </w:num>
  <w:num w:numId="36">
    <w:abstractNumId w:val="3"/>
  </w:num>
  <w:num w:numId="37">
    <w:abstractNumId w:val="40"/>
  </w:num>
  <w:num w:numId="38">
    <w:abstractNumId w:val="63"/>
  </w:num>
  <w:num w:numId="39">
    <w:abstractNumId w:val="43"/>
  </w:num>
  <w:num w:numId="40">
    <w:abstractNumId w:val="33"/>
  </w:num>
  <w:num w:numId="41">
    <w:abstractNumId w:val="47"/>
  </w:num>
  <w:num w:numId="42">
    <w:abstractNumId w:val="52"/>
  </w:num>
  <w:num w:numId="43">
    <w:abstractNumId w:val="88"/>
  </w:num>
  <w:num w:numId="44">
    <w:abstractNumId w:val="62"/>
  </w:num>
  <w:num w:numId="45">
    <w:abstractNumId w:val="44"/>
  </w:num>
  <w:num w:numId="46">
    <w:abstractNumId w:val="81"/>
  </w:num>
  <w:num w:numId="47">
    <w:abstractNumId w:val="53"/>
  </w:num>
  <w:num w:numId="48">
    <w:abstractNumId w:val="95"/>
  </w:num>
  <w:num w:numId="49">
    <w:abstractNumId w:val="82"/>
  </w:num>
  <w:num w:numId="50">
    <w:abstractNumId w:val="94"/>
  </w:num>
  <w:num w:numId="51">
    <w:abstractNumId w:val="72"/>
  </w:num>
  <w:num w:numId="52">
    <w:abstractNumId w:val="24"/>
  </w:num>
  <w:num w:numId="53">
    <w:abstractNumId w:val="56"/>
  </w:num>
  <w:num w:numId="54">
    <w:abstractNumId w:val="23"/>
  </w:num>
  <w:num w:numId="55">
    <w:abstractNumId w:val="71"/>
  </w:num>
  <w:num w:numId="56">
    <w:abstractNumId w:val="2"/>
  </w:num>
  <w:num w:numId="57">
    <w:abstractNumId w:val="61"/>
  </w:num>
  <w:num w:numId="58">
    <w:abstractNumId w:val="12"/>
  </w:num>
  <w:num w:numId="59">
    <w:abstractNumId w:val="6"/>
  </w:num>
  <w:num w:numId="60">
    <w:abstractNumId w:val="25"/>
  </w:num>
  <w:num w:numId="61">
    <w:abstractNumId w:val="37"/>
  </w:num>
  <w:num w:numId="62">
    <w:abstractNumId w:val="73"/>
  </w:num>
  <w:num w:numId="63">
    <w:abstractNumId w:val="89"/>
  </w:num>
  <w:num w:numId="64">
    <w:abstractNumId w:val="68"/>
  </w:num>
  <w:num w:numId="65">
    <w:abstractNumId w:val="36"/>
  </w:num>
  <w:num w:numId="66">
    <w:abstractNumId w:val="87"/>
  </w:num>
  <w:num w:numId="67">
    <w:abstractNumId w:val="0"/>
  </w:num>
  <w:num w:numId="68">
    <w:abstractNumId w:val="13"/>
  </w:num>
  <w:num w:numId="69">
    <w:abstractNumId w:val="66"/>
  </w:num>
  <w:num w:numId="70">
    <w:abstractNumId w:val="57"/>
  </w:num>
  <w:num w:numId="71">
    <w:abstractNumId w:val="76"/>
  </w:num>
  <w:num w:numId="72">
    <w:abstractNumId w:val="91"/>
  </w:num>
  <w:num w:numId="73">
    <w:abstractNumId w:val="11"/>
  </w:num>
  <w:num w:numId="74">
    <w:abstractNumId w:val="21"/>
  </w:num>
  <w:num w:numId="75">
    <w:abstractNumId w:val="96"/>
  </w:num>
  <w:num w:numId="76">
    <w:abstractNumId w:val="7"/>
  </w:num>
  <w:num w:numId="77">
    <w:abstractNumId w:val="35"/>
  </w:num>
  <w:num w:numId="78">
    <w:abstractNumId w:val="70"/>
  </w:num>
  <w:num w:numId="79">
    <w:abstractNumId w:val="58"/>
  </w:num>
  <w:num w:numId="80">
    <w:abstractNumId w:val="8"/>
  </w:num>
  <w:num w:numId="81">
    <w:abstractNumId w:val="20"/>
  </w:num>
  <w:num w:numId="82">
    <w:abstractNumId w:val="34"/>
  </w:num>
  <w:num w:numId="83">
    <w:abstractNumId w:val="4"/>
  </w:num>
  <w:num w:numId="84">
    <w:abstractNumId w:val="79"/>
  </w:num>
  <w:num w:numId="85">
    <w:abstractNumId w:val="48"/>
  </w:num>
  <w:num w:numId="86">
    <w:abstractNumId w:val="75"/>
  </w:num>
  <w:num w:numId="87">
    <w:abstractNumId w:val="84"/>
  </w:num>
  <w:num w:numId="88">
    <w:abstractNumId w:val="69"/>
  </w:num>
  <w:num w:numId="89">
    <w:abstractNumId w:val="14"/>
  </w:num>
  <w:num w:numId="90">
    <w:abstractNumId w:val="60"/>
  </w:num>
  <w:num w:numId="91">
    <w:abstractNumId w:val="65"/>
  </w:num>
  <w:num w:numId="92">
    <w:abstractNumId w:val="86"/>
  </w:num>
  <w:num w:numId="93">
    <w:abstractNumId w:val="29"/>
  </w:num>
  <w:num w:numId="94">
    <w:abstractNumId w:val="28"/>
  </w:num>
  <w:num w:numId="95">
    <w:abstractNumId w:val="51"/>
  </w:num>
  <w:num w:numId="96">
    <w:abstractNumId w:val="26"/>
  </w:num>
  <w:num w:numId="97">
    <w:abstractNumId w:val="45"/>
  </w:num>
  <w:num w:numId="98">
    <w:abstractNumId w:val="77"/>
  </w:num>
  <w:num w:numId="99">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eastAsia="黑体"/>
      <w:sz w:val="30"/>
    </w:rPr>
  </w:style>
  <w:style w:type="paragraph" w:styleId="5">
    <w:name w:val="heading 4"/>
    <w:basedOn w:val="1"/>
    <w:next w:val="1"/>
    <w:unhideWhenUsed/>
    <w:qFormat/>
    <w:uiPriority w:val="0"/>
    <w:pPr>
      <w:keepNext/>
      <w:keepLines/>
      <w:numPr>
        <w:ilvl w:val="3"/>
        <w:numId w:val="1"/>
      </w:numPr>
      <w:spacing w:before="120" w:beforeLines="0" w:beforeAutospacing="0" w:after="170" w:afterLines="0" w:afterAutospacing="0" w:line="240" w:lineRule="auto"/>
      <w:ind w:left="862" w:hanging="862"/>
      <w:outlineLvl w:val="3"/>
    </w:pPr>
    <w:rPr>
      <w:rFonts w:ascii="Arial" w:hAnsi="Arial" w:eastAsia="黑体"/>
      <w:sz w:val="24"/>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sz w:val="24"/>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tandalone="yes"?>
<s:customData xmlns="http://www.wps.cn/officeDocument/2013/wpsCustomData" xmlns:s="http://www.wps.cn/officeDocument/2013/wpsCustomData"><customSectProps><customSectPr/></customSectProps><extobjs><extobj name="ECB019B1-382A-4266-B25C-5B523AA43C14-1"><extobjdata type="ECB019B1-382A-4266-B25C-5B523AA43C14" data="ewogICAiRmlsZUlkIiA6ICI3MTA4MTExOTgyMyIsCiAgICJHcm91cElkIiA6ICIxMDAyOTUwNjE3IiwKICAgIkltYWdlIiA6ICJpVkJPUncwS0dnb0FBQUFOU1VoRVVnQUFCYjRBQUFRdUNBWUFBQUFUQ2l1UEFBQUFDWEJJV1hNQUFBc1RBQUFMRXdFQW1wd1lBQUFnQUVsRVFWUjRuT3pkZVhpTmQvNy84VmYyV0xJUnRDSmwxRlMxVkNYdFVMVXJiZk9sTlkwcWFobFVMYlVWc1dTVXRxaDlhZE1oRWx1dFpaUVlMYlZVRFRxR2ZFTmJSRU8xRE1iU0N0bGtrWnp6KzhNdjU1c2ppMFRDY2U3emZGeFhyeXZuUHZmeVBtbmZPVDJ2ODdrL0h3a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aW8vd09CWm9UNDgzaGk0d0FBQUFCSlJVNUVya0pnZ2c9PSIsCiAgICJUeXBlIiA6ICJmbG93Igp9Cg=="/></extobj></extobjs></extobjs></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2020-04-23T18:16:00Z</dcterms:created>
  <dc:creator>admin.admin-PC.000</dc:creator>
  <cp:lastModifiedBy>iPad Pro of No One</cp:lastModifiedBy>
  <dcterms:modified xsi:type="dcterms:W3CDTF">2020-06-03T22:40:52Z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2052-10.10.0</vt:lpwstr>
  </property>
</Properties>
</file>